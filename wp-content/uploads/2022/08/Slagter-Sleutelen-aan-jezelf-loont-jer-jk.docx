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C2E1C0" w14:textId="59BF106C" w:rsidR="00281420" w:rsidRPr="005F67C3" w:rsidRDefault="00281420" w:rsidP="00281420">
      <w:pPr>
        <w:rPr>
          <w:rFonts w:ascii="Cambria" w:eastAsia="Times New Roman" w:hAnsi="Cambria" w:cs="Times New Roman"/>
          <w:color w:val="000000"/>
          <w:sz w:val="20"/>
          <w:szCs w:val="20"/>
          <w:lang w:eastAsia="nl-NL"/>
        </w:rPr>
      </w:pPr>
      <w:r w:rsidRPr="005F67C3">
        <w:rPr>
          <w:rFonts w:ascii="Cambria" w:eastAsia="Times New Roman" w:hAnsi="Cambria" w:cs="Times New Roman"/>
          <w:b/>
          <w:bCs/>
          <w:color w:val="000000"/>
          <w:sz w:val="20"/>
          <w:szCs w:val="20"/>
          <w:lang w:eastAsia="nl-NL"/>
        </w:rPr>
        <w:t xml:space="preserve">Titel </w:t>
      </w:r>
      <w:r w:rsidRPr="005F67C3">
        <w:rPr>
          <w:rFonts w:ascii="Cambria" w:eastAsia="Times New Roman" w:hAnsi="Cambria" w:cs="Times New Roman"/>
          <w:b/>
          <w:bCs/>
          <w:color w:val="000000"/>
          <w:sz w:val="20"/>
          <w:szCs w:val="20"/>
          <w:lang w:eastAsia="nl-NL"/>
        </w:rPr>
        <w:tab/>
      </w:r>
      <w:r w:rsidRPr="005F67C3">
        <w:rPr>
          <w:rFonts w:ascii="Cambria" w:eastAsia="Times New Roman" w:hAnsi="Cambria" w:cs="Times New Roman"/>
          <w:color w:val="000000"/>
          <w:sz w:val="20"/>
          <w:szCs w:val="20"/>
          <w:lang w:eastAsia="nl-NL"/>
        </w:rPr>
        <w:tab/>
      </w:r>
      <w:r w:rsidR="0049425B" w:rsidRPr="005F67C3">
        <w:rPr>
          <w:rFonts w:ascii="Cambria" w:eastAsia="Times New Roman" w:hAnsi="Cambria" w:cs="Times New Roman"/>
          <w:color w:val="000000"/>
          <w:sz w:val="20"/>
          <w:szCs w:val="20"/>
          <w:lang w:eastAsia="nl-NL"/>
        </w:rPr>
        <w:t>SLEUTELEN AAN JEZELF LOONT</w:t>
      </w:r>
    </w:p>
    <w:p w14:paraId="13D2E858" w14:textId="6BA17FA3" w:rsidR="00281420" w:rsidRPr="005F67C3" w:rsidRDefault="00281420" w:rsidP="00281420">
      <w:pPr>
        <w:rPr>
          <w:rFonts w:ascii="Cambria" w:eastAsia="Times New Roman" w:hAnsi="Cambria" w:cs="Times New Roman"/>
          <w:color w:val="000000"/>
          <w:sz w:val="20"/>
          <w:szCs w:val="20"/>
          <w:lang w:eastAsia="nl-NL"/>
        </w:rPr>
      </w:pPr>
      <w:r w:rsidRPr="005F67C3">
        <w:rPr>
          <w:rFonts w:ascii="Cambria" w:eastAsia="Times New Roman" w:hAnsi="Cambria" w:cs="Times New Roman"/>
          <w:color w:val="000000"/>
          <w:sz w:val="20"/>
          <w:szCs w:val="20"/>
          <w:lang w:eastAsia="nl-NL"/>
        </w:rPr>
        <w:tab/>
      </w:r>
      <w:r w:rsidRPr="005F67C3">
        <w:rPr>
          <w:rFonts w:ascii="Cambria" w:eastAsia="Times New Roman" w:hAnsi="Cambria" w:cs="Times New Roman"/>
          <w:color w:val="000000"/>
          <w:sz w:val="20"/>
          <w:szCs w:val="20"/>
          <w:lang w:eastAsia="nl-NL"/>
        </w:rPr>
        <w:tab/>
        <w:t>Persoonsvorming als geleide zelfzorg</w:t>
      </w:r>
    </w:p>
    <w:p w14:paraId="2A4278A3" w14:textId="77777777" w:rsidR="00281420" w:rsidRPr="005F67C3" w:rsidRDefault="00281420" w:rsidP="00281420">
      <w:pPr>
        <w:rPr>
          <w:rFonts w:ascii="Cambria" w:eastAsia="Times New Roman" w:hAnsi="Cambria" w:cs="Times New Roman"/>
          <w:color w:val="000000"/>
          <w:sz w:val="20"/>
          <w:szCs w:val="20"/>
          <w:lang w:eastAsia="nl-NL"/>
        </w:rPr>
      </w:pPr>
    </w:p>
    <w:p w14:paraId="47DDB9EA" w14:textId="77777777" w:rsidR="00281420" w:rsidRPr="005F67C3" w:rsidRDefault="00281420" w:rsidP="00281420">
      <w:pPr>
        <w:rPr>
          <w:rFonts w:ascii="Cambria" w:eastAsia="Times New Roman" w:hAnsi="Cambria" w:cs="Times New Roman"/>
          <w:color w:val="000000"/>
          <w:sz w:val="20"/>
          <w:szCs w:val="20"/>
          <w:lang w:eastAsia="nl-NL"/>
        </w:rPr>
      </w:pPr>
    </w:p>
    <w:p w14:paraId="301D396E" w14:textId="77777777" w:rsidR="00281420" w:rsidRPr="005F67C3" w:rsidRDefault="00281420" w:rsidP="00281420">
      <w:pPr>
        <w:rPr>
          <w:rFonts w:ascii="Cambria" w:eastAsia="Times New Roman" w:hAnsi="Cambria" w:cs="Times New Roman"/>
          <w:b/>
          <w:bCs/>
          <w:color w:val="000000"/>
          <w:sz w:val="20"/>
          <w:szCs w:val="20"/>
          <w:lang w:eastAsia="nl-NL"/>
        </w:rPr>
      </w:pPr>
      <w:r w:rsidRPr="005F67C3">
        <w:rPr>
          <w:rFonts w:ascii="Cambria" w:eastAsia="Times New Roman" w:hAnsi="Cambria" w:cs="Times New Roman"/>
          <w:b/>
          <w:bCs/>
          <w:color w:val="000000"/>
          <w:sz w:val="20"/>
          <w:szCs w:val="20"/>
          <w:lang w:eastAsia="nl-NL"/>
        </w:rPr>
        <w:t>Inleiding</w:t>
      </w:r>
    </w:p>
    <w:p w14:paraId="67044ECD" w14:textId="7F032DDF" w:rsidR="00281420" w:rsidRPr="005F67C3" w:rsidRDefault="00281420" w:rsidP="00333A29">
      <w:pPr>
        <w:rPr>
          <w:rFonts w:ascii="Cambria" w:hAnsi="Cambria"/>
          <w:sz w:val="20"/>
          <w:szCs w:val="20"/>
        </w:rPr>
      </w:pPr>
      <w:r w:rsidRPr="005F67C3">
        <w:rPr>
          <w:rFonts w:ascii="Cambria" w:hAnsi="Cambria"/>
          <w:sz w:val="20"/>
          <w:szCs w:val="20"/>
        </w:rPr>
        <w:t>Mensen kunnen in deze tijd als gevolg van een overweldigende commerciële machinerie en allesdoordringende informatietechnologie versies van zichzelf scheppen die weinig verbinding meer hebben met de reële wereld en met hun ‘reële zelf’, een zelf vol zwaktes en onvolkomenheden</w:t>
      </w:r>
      <w:r w:rsidR="0049425B" w:rsidRPr="005F67C3">
        <w:rPr>
          <w:rFonts w:ascii="Cambria" w:hAnsi="Cambria"/>
          <w:sz w:val="20"/>
          <w:szCs w:val="20"/>
        </w:rPr>
        <w:t xml:space="preserve">; een en ander </w:t>
      </w:r>
      <w:r w:rsidR="00333A29" w:rsidRPr="005F67C3">
        <w:rPr>
          <w:rFonts w:ascii="Cambria" w:hAnsi="Cambria"/>
          <w:sz w:val="20"/>
          <w:szCs w:val="20"/>
        </w:rPr>
        <w:t xml:space="preserve">leidt </w:t>
      </w:r>
      <w:r w:rsidR="0049425B" w:rsidRPr="005F67C3">
        <w:rPr>
          <w:rFonts w:ascii="Cambria" w:hAnsi="Cambria"/>
          <w:sz w:val="20"/>
          <w:szCs w:val="20"/>
        </w:rPr>
        <w:t xml:space="preserve">al snel </w:t>
      </w:r>
      <w:r w:rsidR="00333A29" w:rsidRPr="005F67C3">
        <w:rPr>
          <w:rFonts w:ascii="Cambria" w:hAnsi="Cambria"/>
          <w:sz w:val="20"/>
          <w:szCs w:val="20"/>
        </w:rPr>
        <w:t xml:space="preserve">tot </w:t>
      </w:r>
      <w:r w:rsidRPr="005F67C3">
        <w:rPr>
          <w:rFonts w:ascii="Cambria" w:hAnsi="Cambria"/>
          <w:sz w:val="20"/>
          <w:szCs w:val="20"/>
        </w:rPr>
        <w:t xml:space="preserve">een </w:t>
      </w:r>
      <w:r w:rsidR="00333A29" w:rsidRPr="005F67C3">
        <w:rPr>
          <w:rFonts w:ascii="Cambria" w:hAnsi="Cambria"/>
          <w:sz w:val="20"/>
          <w:szCs w:val="20"/>
        </w:rPr>
        <w:t xml:space="preserve">onbehaaglijk </w:t>
      </w:r>
      <w:r w:rsidRPr="005F67C3">
        <w:rPr>
          <w:rFonts w:ascii="Cambria" w:hAnsi="Cambria"/>
          <w:sz w:val="20"/>
          <w:szCs w:val="20"/>
        </w:rPr>
        <w:t>gevoel van fragmentatie</w:t>
      </w:r>
      <w:r w:rsidR="00333A29" w:rsidRPr="005F67C3">
        <w:rPr>
          <w:rFonts w:ascii="Cambria" w:hAnsi="Cambria"/>
          <w:sz w:val="20"/>
          <w:szCs w:val="20"/>
        </w:rPr>
        <w:t xml:space="preserve">. </w:t>
      </w:r>
      <w:r w:rsidRPr="005F67C3">
        <w:rPr>
          <w:rFonts w:ascii="Cambria" w:hAnsi="Cambria"/>
          <w:sz w:val="20"/>
          <w:szCs w:val="20"/>
        </w:rPr>
        <w:t xml:space="preserve"> </w:t>
      </w:r>
      <w:r w:rsidR="00333A29" w:rsidRPr="005F67C3">
        <w:rPr>
          <w:rFonts w:ascii="Cambria" w:hAnsi="Cambria"/>
          <w:sz w:val="20"/>
          <w:szCs w:val="20"/>
        </w:rPr>
        <w:t>Een voorspelbare reactie is d</w:t>
      </w:r>
      <w:r w:rsidR="0049425B" w:rsidRPr="005F67C3">
        <w:rPr>
          <w:rFonts w:ascii="Cambria" w:hAnsi="Cambria"/>
          <w:sz w:val="20"/>
          <w:szCs w:val="20"/>
        </w:rPr>
        <w:t>i</w:t>
      </w:r>
      <w:r w:rsidR="00333A29" w:rsidRPr="005F67C3">
        <w:rPr>
          <w:rFonts w:ascii="Cambria" w:hAnsi="Cambria"/>
          <w:sz w:val="20"/>
          <w:szCs w:val="20"/>
        </w:rPr>
        <w:t xml:space="preserve">t </w:t>
      </w:r>
      <w:r w:rsidRPr="005F67C3">
        <w:rPr>
          <w:rFonts w:ascii="Cambria" w:hAnsi="Cambria"/>
          <w:sz w:val="20"/>
          <w:szCs w:val="20"/>
        </w:rPr>
        <w:t xml:space="preserve">onbehagelijke gevoel op </w:t>
      </w:r>
      <w:r w:rsidR="00333A29" w:rsidRPr="005F67C3">
        <w:rPr>
          <w:rFonts w:ascii="Cambria" w:hAnsi="Cambria"/>
          <w:sz w:val="20"/>
          <w:szCs w:val="20"/>
        </w:rPr>
        <w:t xml:space="preserve">allerlei </w:t>
      </w:r>
      <w:r w:rsidRPr="005F67C3">
        <w:rPr>
          <w:rFonts w:ascii="Cambria" w:hAnsi="Cambria"/>
          <w:sz w:val="20"/>
          <w:szCs w:val="20"/>
        </w:rPr>
        <w:t xml:space="preserve">manieren te compenseren, met verslavingen, </w:t>
      </w:r>
      <w:commentRangeStart w:id="0"/>
      <w:del w:id="1" w:author="Sjoerd Slagter" w:date="2021-12-09T14:01:00Z">
        <w:r w:rsidRPr="005F67C3" w:rsidDel="00EC7146">
          <w:rPr>
            <w:rFonts w:ascii="Cambria" w:hAnsi="Cambria"/>
            <w:sz w:val="20"/>
            <w:szCs w:val="20"/>
          </w:rPr>
          <w:delText xml:space="preserve">straffende </w:delText>
        </w:r>
        <w:commentRangeEnd w:id="0"/>
        <w:r w:rsidR="006326F8" w:rsidDel="00EC7146">
          <w:rPr>
            <w:rStyle w:val="Verwijzingopmerking"/>
          </w:rPr>
          <w:commentReference w:id="0"/>
        </w:r>
        <w:r w:rsidRPr="005F67C3" w:rsidDel="00EC7146">
          <w:rPr>
            <w:rFonts w:ascii="Cambria" w:hAnsi="Cambria"/>
            <w:sz w:val="20"/>
            <w:szCs w:val="20"/>
          </w:rPr>
          <w:delText>s</w:delText>
        </w:r>
      </w:del>
      <w:r w:rsidRPr="005F67C3">
        <w:rPr>
          <w:rFonts w:ascii="Cambria" w:hAnsi="Cambria"/>
          <w:sz w:val="20"/>
          <w:szCs w:val="20"/>
        </w:rPr>
        <w:t>po</w:t>
      </w:r>
      <w:r w:rsidR="00333A29" w:rsidRPr="005F67C3">
        <w:rPr>
          <w:rFonts w:ascii="Cambria" w:hAnsi="Cambria"/>
          <w:sz w:val="20"/>
          <w:szCs w:val="20"/>
        </w:rPr>
        <w:t>r</w:t>
      </w:r>
      <w:r w:rsidRPr="005F67C3">
        <w:rPr>
          <w:rFonts w:ascii="Cambria" w:hAnsi="Cambria"/>
          <w:sz w:val="20"/>
          <w:szCs w:val="20"/>
        </w:rPr>
        <w:t>tprestaties en het najagen van onbereikbare idealen van perfectie</w:t>
      </w:r>
      <w:r w:rsidR="00333A29" w:rsidRPr="005F67C3">
        <w:rPr>
          <w:rFonts w:ascii="Cambria" w:hAnsi="Cambria"/>
          <w:sz w:val="20"/>
          <w:szCs w:val="20"/>
        </w:rPr>
        <w:t>, aldus een typering van de 21</w:t>
      </w:r>
      <w:r w:rsidR="00333A29" w:rsidRPr="005F67C3">
        <w:rPr>
          <w:rFonts w:ascii="Cambria" w:hAnsi="Cambria"/>
          <w:sz w:val="20"/>
          <w:szCs w:val="20"/>
          <w:vertAlign w:val="superscript"/>
        </w:rPr>
        <w:t>e</w:t>
      </w:r>
      <w:r w:rsidR="00333A29" w:rsidRPr="005F67C3">
        <w:rPr>
          <w:rFonts w:ascii="Cambria" w:hAnsi="Cambria"/>
          <w:sz w:val="20"/>
          <w:szCs w:val="20"/>
        </w:rPr>
        <w:t xml:space="preserve"> -eeuwse mens in het dagblad Trouw. </w:t>
      </w:r>
      <w:ins w:id="2" w:author="Jan Ewout Ruiter" w:date="2021-11-26T15:11:00Z">
        <w:r w:rsidR="00DF6282">
          <w:rPr>
            <w:rFonts w:ascii="Cambria" w:hAnsi="Cambria"/>
            <w:sz w:val="20"/>
            <w:szCs w:val="20"/>
          </w:rPr>
          <w:t>(</w:t>
        </w:r>
      </w:ins>
      <w:ins w:id="3" w:author="Sjoerd Slagter" w:date="2021-12-09T14:03:00Z">
        <w:r w:rsidR="00EC7146">
          <w:rPr>
            <w:rFonts w:ascii="Cambria" w:hAnsi="Cambria"/>
            <w:sz w:val="20"/>
            <w:szCs w:val="20"/>
          </w:rPr>
          <w:t xml:space="preserve">Interview Elwin Hofman, 5 juli 2021) </w:t>
        </w:r>
      </w:ins>
      <w:ins w:id="4" w:author="Jan Ewout Ruiter" w:date="2021-11-26T15:11:00Z">
        <w:del w:id="5" w:author="Sjoerd Slagter" w:date="2021-12-09T14:03:00Z">
          <w:r w:rsidR="00DF6282" w:rsidDel="00EC7146">
            <w:rPr>
              <w:rFonts w:ascii="Cambria" w:hAnsi="Cambria"/>
              <w:sz w:val="20"/>
              <w:szCs w:val="20"/>
            </w:rPr>
            <w:delText xml:space="preserve">auteur, </w:delText>
          </w:r>
        </w:del>
      </w:ins>
      <w:ins w:id="6" w:author="Jan Ewout Ruiter" w:date="2021-11-26T15:10:00Z">
        <w:del w:id="7" w:author="Sjoerd Slagter" w:date="2021-12-09T14:03:00Z">
          <w:r w:rsidR="00DF6282" w:rsidDel="00EC7146">
            <w:rPr>
              <w:rFonts w:ascii="Cambria" w:hAnsi="Cambria"/>
              <w:sz w:val="20"/>
              <w:szCs w:val="20"/>
            </w:rPr>
            <w:delText>dat</w:delText>
          </w:r>
        </w:del>
      </w:ins>
      <w:ins w:id="8" w:author="Jan Ewout Ruiter" w:date="2021-11-26T15:11:00Z">
        <w:del w:id="9" w:author="Sjoerd Slagter" w:date="2021-12-09T14:03:00Z">
          <w:r w:rsidR="00DF6282" w:rsidDel="00EC7146">
            <w:rPr>
              <w:rFonts w:ascii="Cambria" w:hAnsi="Cambria"/>
              <w:sz w:val="20"/>
              <w:szCs w:val="20"/>
            </w:rPr>
            <w:delText>um?)</w:delText>
          </w:r>
        </w:del>
      </w:ins>
    </w:p>
    <w:p w14:paraId="49A7FC0B" w14:textId="678F8750" w:rsidR="00EE1DD9" w:rsidRPr="005F67C3" w:rsidRDefault="00333A29" w:rsidP="00333A29">
      <w:pPr>
        <w:rPr>
          <w:rFonts w:ascii="Cambria" w:hAnsi="Cambria"/>
          <w:sz w:val="20"/>
          <w:szCs w:val="20"/>
        </w:rPr>
      </w:pPr>
      <w:r w:rsidRPr="005F67C3">
        <w:rPr>
          <w:rFonts w:ascii="Cambria" w:hAnsi="Cambria"/>
          <w:sz w:val="20"/>
          <w:szCs w:val="20"/>
        </w:rPr>
        <w:t xml:space="preserve">De vraag naar wie je bent en wat je wilt zijn, blijkt een lastige vraag. </w:t>
      </w:r>
      <w:del w:id="10" w:author="Jan Ewout Ruiter" w:date="2021-11-26T15:12:00Z">
        <w:r w:rsidR="00EE1DD9" w:rsidRPr="005F67C3" w:rsidDel="00DF6282">
          <w:rPr>
            <w:rFonts w:ascii="Cambria" w:hAnsi="Cambria"/>
            <w:sz w:val="20"/>
            <w:szCs w:val="20"/>
          </w:rPr>
          <w:delText xml:space="preserve">Ons eigen leven laat zich niet zo makkelijk sturen. Als gevolg van een gebrek aan zelfkennis begrijpen we ons willen en ons verlangen vaak verkeerd en raken we vervreemd van onszelf. </w:delText>
        </w:r>
      </w:del>
      <w:r w:rsidR="00EE1DD9" w:rsidRPr="005F67C3">
        <w:rPr>
          <w:rFonts w:ascii="Cambria" w:hAnsi="Cambria"/>
          <w:sz w:val="20"/>
          <w:szCs w:val="20"/>
        </w:rPr>
        <w:t xml:space="preserve">Daarmee zijn zelfzorg en persoonsvorming vandaag belangrijk thema’s die specifieke aandacht vragen </w:t>
      </w:r>
    </w:p>
    <w:p w14:paraId="7273627C" w14:textId="179F3FAE" w:rsidR="00281420" w:rsidRPr="005F67C3" w:rsidRDefault="00333A29" w:rsidP="00281420">
      <w:pPr>
        <w:rPr>
          <w:rFonts w:ascii="Cambria" w:hAnsi="Cambria"/>
          <w:sz w:val="20"/>
          <w:szCs w:val="20"/>
        </w:rPr>
      </w:pPr>
      <w:r w:rsidRPr="005F67C3">
        <w:rPr>
          <w:rFonts w:ascii="Cambria" w:hAnsi="Cambria"/>
          <w:sz w:val="20"/>
          <w:szCs w:val="20"/>
        </w:rPr>
        <w:t xml:space="preserve">In </w:t>
      </w:r>
      <w:r w:rsidRPr="005F67C3">
        <w:rPr>
          <w:rFonts w:ascii="Cambria" w:hAnsi="Cambria"/>
          <w:i/>
          <w:iCs/>
          <w:sz w:val="20"/>
          <w:szCs w:val="20"/>
        </w:rPr>
        <w:t>De zorg voor zichzelf</w:t>
      </w:r>
      <w:r w:rsidRPr="005F67C3">
        <w:rPr>
          <w:rFonts w:ascii="Cambria" w:hAnsi="Cambria"/>
          <w:sz w:val="20"/>
          <w:szCs w:val="20"/>
        </w:rPr>
        <w:t xml:space="preserve"> geeft Foucault toe dat ‘het niet eenvoudig is zich te wijden aan zichzelf’. </w:t>
      </w:r>
      <w:r w:rsidR="006A0FF8" w:rsidRPr="005F67C3">
        <w:rPr>
          <w:rFonts w:ascii="Cambria" w:hAnsi="Cambria"/>
          <w:sz w:val="20"/>
          <w:szCs w:val="20"/>
        </w:rPr>
        <w:t xml:space="preserve">Men dient zijn lichaam en geest te verzorgen, te mediteren en te overdenken wat met zoal weet. </w:t>
      </w:r>
      <w:r w:rsidRPr="005F67C3">
        <w:rPr>
          <w:rFonts w:ascii="Cambria" w:hAnsi="Cambria"/>
          <w:sz w:val="20"/>
          <w:szCs w:val="20"/>
        </w:rPr>
        <w:t>Bij die zorg voor zichzelf moet je geholpen worden door anderen</w:t>
      </w:r>
      <w:r w:rsidR="006A0FF8" w:rsidRPr="005F67C3">
        <w:rPr>
          <w:rFonts w:ascii="Cambria" w:hAnsi="Cambria"/>
          <w:sz w:val="20"/>
          <w:szCs w:val="20"/>
        </w:rPr>
        <w:t>. Foucault spreekt van een leidsman met wie men gesprekken voert</w:t>
      </w:r>
      <w:r w:rsidRPr="005F67C3">
        <w:rPr>
          <w:rFonts w:ascii="Cambria" w:hAnsi="Cambria"/>
          <w:sz w:val="20"/>
          <w:szCs w:val="20"/>
        </w:rPr>
        <w:t xml:space="preserve">. </w:t>
      </w:r>
      <w:r w:rsidR="006A0FF8" w:rsidRPr="005F67C3">
        <w:rPr>
          <w:rFonts w:ascii="Cambria" w:hAnsi="Cambria"/>
          <w:sz w:val="20"/>
          <w:szCs w:val="20"/>
        </w:rPr>
        <w:t xml:space="preserve">Vandaag noemen we dat een trainer of coach die met ons ‘oefent’. </w:t>
      </w:r>
    </w:p>
    <w:p w14:paraId="706D2FBA" w14:textId="3B2C2FC0" w:rsidR="00EE1DD9" w:rsidRPr="005F67C3" w:rsidRDefault="006A0FF8" w:rsidP="00281420">
      <w:pPr>
        <w:rPr>
          <w:rFonts w:ascii="Cambria" w:hAnsi="Cambria"/>
          <w:sz w:val="20"/>
          <w:szCs w:val="20"/>
        </w:rPr>
      </w:pPr>
      <w:r w:rsidRPr="005F67C3">
        <w:rPr>
          <w:rFonts w:ascii="Cambria" w:hAnsi="Cambria"/>
          <w:sz w:val="20"/>
          <w:szCs w:val="20"/>
        </w:rPr>
        <w:t xml:space="preserve">De zorg voor zichzelf vooronderstelt een zelf dat vindbaar en beïnvloedbaar is. We moeten op de een of andere manier bij </w:t>
      </w:r>
      <w:r w:rsidR="005F67C3" w:rsidRPr="005F67C3">
        <w:rPr>
          <w:rFonts w:ascii="Cambria" w:hAnsi="Cambria"/>
          <w:sz w:val="20"/>
          <w:szCs w:val="20"/>
        </w:rPr>
        <w:t xml:space="preserve">dat </w:t>
      </w:r>
      <w:r w:rsidRPr="005F67C3">
        <w:rPr>
          <w:rFonts w:ascii="Cambria" w:hAnsi="Cambria"/>
          <w:sz w:val="20"/>
          <w:szCs w:val="20"/>
        </w:rPr>
        <w:t xml:space="preserve">zelf zien te komen. </w:t>
      </w:r>
    </w:p>
    <w:p w14:paraId="79B333DB" w14:textId="77777777" w:rsidR="00EE1DD9" w:rsidRPr="005F67C3" w:rsidRDefault="00EE1DD9" w:rsidP="00281420">
      <w:pPr>
        <w:rPr>
          <w:rFonts w:ascii="Cambria" w:eastAsia="Times New Roman" w:hAnsi="Cambria" w:cs="Times New Roman"/>
          <w:color w:val="000000"/>
          <w:sz w:val="20"/>
          <w:szCs w:val="20"/>
          <w:lang w:eastAsia="nl-NL"/>
        </w:rPr>
      </w:pPr>
    </w:p>
    <w:p w14:paraId="4BF66628" w14:textId="3BC17603" w:rsidR="00281420" w:rsidRPr="005F67C3" w:rsidRDefault="00EE1DD9" w:rsidP="00281420">
      <w:pPr>
        <w:rPr>
          <w:rFonts w:ascii="Cambria" w:hAnsi="Cambria"/>
          <w:sz w:val="20"/>
          <w:szCs w:val="20"/>
        </w:rPr>
      </w:pPr>
      <w:r w:rsidRPr="005F67C3">
        <w:rPr>
          <w:rFonts w:ascii="Cambria" w:hAnsi="Cambria"/>
          <w:sz w:val="20"/>
          <w:szCs w:val="20"/>
        </w:rPr>
        <w:t xml:space="preserve">In </w:t>
      </w:r>
      <w:r w:rsidRPr="005F67C3">
        <w:rPr>
          <w:rFonts w:ascii="Cambria" w:hAnsi="Cambria"/>
          <w:i/>
          <w:sz w:val="20"/>
          <w:szCs w:val="20"/>
        </w:rPr>
        <w:t xml:space="preserve">Sources of </w:t>
      </w:r>
      <w:proofErr w:type="spellStart"/>
      <w:r w:rsidRPr="005F67C3">
        <w:rPr>
          <w:rFonts w:ascii="Cambria" w:hAnsi="Cambria"/>
          <w:i/>
          <w:sz w:val="20"/>
          <w:szCs w:val="20"/>
        </w:rPr>
        <w:t>the</w:t>
      </w:r>
      <w:proofErr w:type="spellEnd"/>
      <w:r w:rsidRPr="005F67C3">
        <w:rPr>
          <w:rFonts w:ascii="Cambria" w:hAnsi="Cambria"/>
          <w:i/>
          <w:sz w:val="20"/>
          <w:szCs w:val="20"/>
        </w:rPr>
        <w:t xml:space="preserve"> </w:t>
      </w:r>
      <w:proofErr w:type="spellStart"/>
      <w:proofErr w:type="gramStart"/>
      <w:r w:rsidRPr="005F67C3">
        <w:rPr>
          <w:rFonts w:ascii="Cambria" w:hAnsi="Cambria"/>
          <w:i/>
          <w:sz w:val="20"/>
          <w:szCs w:val="20"/>
        </w:rPr>
        <w:t>Self</w:t>
      </w:r>
      <w:proofErr w:type="spellEnd"/>
      <w:r w:rsidRPr="005F67C3">
        <w:rPr>
          <w:rFonts w:ascii="Cambria" w:hAnsi="Cambria"/>
          <w:sz w:val="20"/>
          <w:szCs w:val="20"/>
        </w:rPr>
        <w:t xml:space="preserve">  wijst</w:t>
      </w:r>
      <w:proofErr w:type="gramEnd"/>
      <w:r w:rsidRPr="005F67C3">
        <w:rPr>
          <w:rFonts w:ascii="Cambria" w:hAnsi="Cambria"/>
          <w:sz w:val="20"/>
          <w:szCs w:val="20"/>
        </w:rPr>
        <w:t xml:space="preserve"> Charles Taylor op het belang van ‘trouw zijn aan jezelf’. Taylor betoogt dat onze identiteit gedefinieerd wordt door het maken van bepaalde waarderingen die onlosmakelijk verbonden zijn met ons als handelende wezens. Zonder de horizon van deze sterke waarderingen is het niet mogelijk een persoon te zijn. </w:t>
      </w:r>
      <w:r w:rsidRPr="00DF6282">
        <w:rPr>
          <w:rFonts w:ascii="Cambria" w:hAnsi="Cambria"/>
          <w:color w:val="0070C0"/>
          <w:sz w:val="20"/>
          <w:szCs w:val="20"/>
          <w:rPrChange w:id="11" w:author="Jan Ewout Ruiter" w:date="2021-11-26T15:15:00Z">
            <w:rPr>
              <w:rFonts w:ascii="Cambria" w:hAnsi="Cambria"/>
              <w:sz w:val="20"/>
              <w:szCs w:val="20"/>
            </w:rPr>
          </w:rPrChange>
        </w:rPr>
        <w:t>Daarmee legt Taylor een essentiële verband tussen identiteit en (ruimtelijke) oriëntatie</w:t>
      </w:r>
      <w:r w:rsidRPr="005F67C3">
        <w:rPr>
          <w:rFonts w:ascii="Cambria" w:hAnsi="Cambria"/>
          <w:sz w:val="20"/>
          <w:szCs w:val="20"/>
        </w:rPr>
        <w:t xml:space="preserve">. </w:t>
      </w:r>
      <w:r w:rsidR="003B76D0" w:rsidRPr="005F67C3">
        <w:rPr>
          <w:rFonts w:ascii="Cambria" w:hAnsi="Cambria"/>
          <w:sz w:val="20"/>
          <w:szCs w:val="20"/>
        </w:rPr>
        <w:t>De vraag ‘wie ben ik’ wordt beantwoord met de stelling ‘Weten wie ik ben, is een afgeleide van weten waar ik sta</w:t>
      </w:r>
      <w:del w:id="12" w:author="Sjoerd Slagter" w:date="2021-12-09T14:05:00Z">
        <w:r w:rsidR="003B76D0" w:rsidRPr="005F67C3" w:rsidDel="00EC7146">
          <w:rPr>
            <w:rFonts w:ascii="Cambria" w:hAnsi="Cambria"/>
            <w:sz w:val="20"/>
            <w:szCs w:val="20"/>
          </w:rPr>
          <w:delText>’</w:delText>
        </w:r>
      </w:del>
      <w:ins w:id="13" w:author="Sjoerd Slagter" w:date="2021-12-09T14:06:00Z">
        <w:r w:rsidR="00EC7146">
          <w:rPr>
            <w:rFonts w:ascii="Cambria" w:hAnsi="Cambria"/>
            <w:sz w:val="20"/>
            <w:szCs w:val="20"/>
          </w:rPr>
          <w:t xml:space="preserve"> (Taylor, p. </w:t>
        </w:r>
      </w:ins>
      <w:ins w:id="14" w:author="Sjoerd Slagter" w:date="2021-12-09T14:07:00Z">
        <w:r w:rsidR="00EC7146">
          <w:rPr>
            <w:rFonts w:ascii="Cambria" w:hAnsi="Cambria"/>
            <w:sz w:val="20"/>
            <w:szCs w:val="20"/>
          </w:rPr>
          <w:t xml:space="preserve">30) </w:t>
        </w:r>
      </w:ins>
      <w:commentRangeStart w:id="15"/>
      <w:del w:id="16" w:author="Sjoerd Slagter" w:date="2021-12-09T14:06:00Z">
        <w:r w:rsidR="003B76D0" w:rsidRPr="005F67C3" w:rsidDel="00EC7146">
          <w:rPr>
            <w:rStyle w:val="Voetnootmarkering"/>
            <w:rFonts w:ascii="Cambria" w:hAnsi="Cambria"/>
            <w:sz w:val="20"/>
            <w:szCs w:val="20"/>
          </w:rPr>
          <w:footnoteReference w:id="1"/>
        </w:r>
        <w:commentRangeEnd w:id="15"/>
        <w:r w:rsidR="00DF6282" w:rsidDel="00EC7146">
          <w:rPr>
            <w:rStyle w:val="Verwijzingopmerking"/>
          </w:rPr>
          <w:commentReference w:id="15"/>
        </w:r>
        <w:r w:rsidR="003B76D0" w:rsidRPr="005F67C3" w:rsidDel="00EC7146">
          <w:rPr>
            <w:rFonts w:ascii="Cambria" w:hAnsi="Cambria"/>
            <w:sz w:val="20"/>
            <w:szCs w:val="20"/>
          </w:rPr>
          <w:delText>.</w:delText>
        </w:r>
      </w:del>
      <w:r w:rsidR="00542B62" w:rsidRPr="005F67C3">
        <w:rPr>
          <w:rFonts w:ascii="Cambria" w:hAnsi="Cambria"/>
          <w:sz w:val="20"/>
          <w:szCs w:val="20"/>
        </w:rPr>
        <w:t xml:space="preserve"> </w:t>
      </w:r>
      <w:r w:rsidRPr="005F67C3">
        <w:rPr>
          <w:rFonts w:ascii="Cambria" w:hAnsi="Cambria"/>
          <w:sz w:val="20"/>
          <w:szCs w:val="20"/>
        </w:rPr>
        <w:t xml:space="preserve">In </w:t>
      </w:r>
      <w:r w:rsidR="005F67C3" w:rsidRPr="005F67C3">
        <w:rPr>
          <w:rFonts w:ascii="Cambria" w:hAnsi="Cambria"/>
          <w:sz w:val="20"/>
          <w:szCs w:val="20"/>
        </w:rPr>
        <w:t>dit</w:t>
      </w:r>
      <w:r w:rsidR="00542B62" w:rsidRPr="005F67C3">
        <w:rPr>
          <w:rFonts w:ascii="Cambria" w:hAnsi="Cambria"/>
          <w:sz w:val="20"/>
          <w:szCs w:val="20"/>
        </w:rPr>
        <w:t xml:space="preserve"> proces van persoonsvorming wijst Taylor naar </w:t>
      </w:r>
      <w:r w:rsidRPr="005F67C3">
        <w:rPr>
          <w:rFonts w:ascii="Cambria" w:hAnsi="Cambria"/>
          <w:sz w:val="20"/>
          <w:szCs w:val="20"/>
        </w:rPr>
        <w:t xml:space="preserve">de </w:t>
      </w:r>
      <w:r w:rsidRPr="005F67C3">
        <w:rPr>
          <w:rFonts w:ascii="Cambria" w:hAnsi="Cambria"/>
          <w:i/>
          <w:iCs/>
          <w:sz w:val="20"/>
          <w:szCs w:val="20"/>
        </w:rPr>
        <w:t>morele ruimte</w:t>
      </w:r>
      <w:r w:rsidRPr="005F67C3">
        <w:rPr>
          <w:rFonts w:ascii="Cambria" w:hAnsi="Cambria"/>
          <w:sz w:val="20"/>
          <w:szCs w:val="20"/>
        </w:rPr>
        <w:t xml:space="preserve"> waarin we positie moet kiezen.</w:t>
      </w:r>
      <w:r w:rsidR="00542B62" w:rsidRPr="005F67C3">
        <w:rPr>
          <w:rFonts w:ascii="Cambria" w:hAnsi="Cambria"/>
          <w:sz w:val="20"/>
          <w:szCs w:val="20"/>
        </w:rPr>
        <w:t xml:space="preserve"> Binnen een betekenisgevende horizon ben ik in</w:t>
      </w:r>
      <w:ins w:id="18" w:author="Jan Ewout Ruiter" w:date="2021-11-26T15:15:00Z">
        <w:r w:rsidR="00DF6282">
          <w:rPr>
            <w:rFonts w:ascii="Cambria" w:hAnsi="Cambria"/>
            <w:sz w:val="20"/>
            <w:szCs w:val="20"/>
          </w:rPr>
          <w:t xml:space="preserve"> </w:t>
        </w:r>
      </w:ins>
      <w:r w:rsidR="00542B62" w:rsidRPr="005F67C3">
        <w:rPr>
          <w:rFonts w:ascii="Cambria" w:hAnsi="Cambria"/>
          <w:sz w:val="20"/>
          <w:szCs w:val="20"/>
        </w:rPr>
        <w:t xml:space="preserve">staat oordelen te vellen en een standpunt in te nemen. De referentiekaders vormen als het ware een ruimte, een morele ruimte gevuld met sterke waarderingen en kwalitatieve contrasten. </w:t>
      </w:r>
      <w:r w:rsidR="00855B9B" w:rsidRPr="005F67C3">
        <w:rPr>
          <w:rFonts w:ascii="Cambria" w:hAnsi="Cambria"/>
          <w:sz w:val="20"/>
          <w:szCs w:val="20"/>
        </w:rPr>
        <w:t xml:space="preserve">Ik kan pas antwoord geven op de vraag of mijn leven </w:t>
      </w:r>
      <w:proofErr w:type="gramStart"/>
      <w:r w:rsidR="00855B9B" w:rsidRPr="005F67C3">
        <w:rPr>
          <w:rFonts w:ascii="Cambria" w:hAnsi="Cambria"/>
          <w:sz w:val="20"/>
          <w:szCs w:val="20"/>
        </w:rPr>
        <w:t>iets</w:t>
      </w:r>
      <w:proofErr w:type="gramEnd"/>
      <w:r w:rsidR="00855B9B" w:rsidRPr="005F67C3">
        <w:rPr>
          <w:rFonts w:ascii="Cambria" w:hAnsi="Cambria"/>
          <w:sz w:val="20"/>
          <w:szCs w:val="20"/>
        </w:rPr>
        <w:t xml:space="preserve"> voorstelt, als ik weet hoe ik ‘gesitueerd’ ben ten opzichte van het goede. Ik meet de waarde van mijn leven af aan deze morele oriëntatie. </w:t>
      </w:r>
      <w:r w:rsidR="00542B62" w:rsidRPr="005F67C3">
        <w:rPr>
          <w:rFonts w:ascii="Cambria" w:hAnsi="Cambria"/>
          <w:sz w:val="20"/>
          <w:szCs w:val="20"/>
        </w:rPr>
        <w:t>En, schr</w:t>
      </w:r>
      <w:r w:rsidR="00855B9B" w:rsidRPr="005F67C3">
        <w:rPr>
          <w:rFonts w:ascii="Cambria" w:hAnsi="Cambria"/>
          <w:sz w:val="20"/>
          <w:szCs w:val="20"/>
        </w:rPr>
        <w:t>ijft Taylo</w:t>
      </w:r>
      <w:r w:rsidR="00542B62" w:rsidRPr="005F67C3">
        <w:rPr>
          <w:rFonts w:ascii="Cambria" w:hAnsi="Cambria"/>
          <w:sz w:val="20"/>
          <w:szCs w:val="20"/>
        </w:rPr>
        <w:t>r</w:t>
      </w:r>
      <w:r w:rsidR="00855B9B" w:rsidRPr="005F67C3">
        <w:rPr>
          <w:rFonts w:ascii="Cambria" w:hAnsi="Cambria"/>
          <w:sz w:val="20"/>
          <w:szCs w:val="20"/>
        </w:rPr>
        <w:t>, er</w:t>
      </w:r>
      <w:r w:rsidR="00542B62" w:rsidRPr="005F67C3">
        <w:rPr>
          <w:rFonts w:ascii="Cambria" w:hAnsi="Cambria"/>
          <w:sz w:val="20"/>
          <w:szCs w:val="20"/>
        </w:rPr>
        <w:t xml:space="preserve"> bestaan aanwijzingen dat het verband met ruimtelijke oriëntatie diep in de menselijke psyché is verankerd.</w:t>
      </w:r>
      <w:r w:rsidR="00855B9B" w:rsidRPr="005F67C3">
        <w:rPr>
          <w:rFonts w:ascii="Cambria" w:hAnsi="Cambria"/>
          <w:sz w:val="20"/>
          <w:szCs w:val="20"/>
        </w:rPr>
        <w:t xml:space="preserve"> </w:t>
      </w:r>
    </w:p>
    <w:p w14:paraId="3C0CF606" w14:textId="35C103A7" w:rsidR="00A37676" w:rsidRPr="005F67C3" w:rsidRDefault="004F5108" w:rsidP="00A37676">
      <w:pPr>
        <w:pStyle w:val="Geenafstand"/>
        <w:rPr>
          <w:rFonts w:ascii="Cambria" w:hAnsi="Cambria"/>
          <w:sz w:val="20"/>
          <w:szCs w:val="20"/>
        </w:rPr>
      </w:pPr>
      <w:ins w:id="19" w:author="Jan Ewout Ruiter" w:date="2021-11-26T15:17:00Z">
        <w:r>
          <w:rPr>
            <w:rFonts w:ascii="Cambria" w:hAnsi="Cambria"/>
            <w:sz w:val="20"/>
            <w:szCs w:val="20"/>
          </w:rPr>
          <w:br/>
        </w:r>
      </w:ins>
      <w:r w:rsidR="00855B9B" w:rsidRPr="005F67C3">
        <w:rPr>
          <w:rFonts w:ascii="Cambria" w:hAnsi="Cambria"/>
          <w:sz w:val="20"/>
          <w:szCs w:val="20"/>
        </w:rPr>
        <w:t>In de</w:t>
      </w:r>
      <w:ins w:id="20" w:author="Jan Ewout Ruiter" w:date="2021-11-26T15:16:00Z">
        <w:r>
          <w:rPr>
            <w:rFonts w:ascii="Cambria" w:hAnsi="Cambria"/>
            <w:sz w:val="20"/>
            <w:szCs w:val="20"/>
          </w:rPr>
          <w:t>ze</w:t>
        </w:r>
      </w:ins>
      <w:r w:rsidR="005F67C3" w:rsidRPr="005F67C3">
        <w:rPr>
          <w:rFonts w:ascii="Cambria" w:hAnsi="Cambria"/>
          <w:sz w:val="20"/>
          <w:szCs w:val="20"/>
        </w:rPr>
        <w:t xml:space="preserve"> </w:t>
      </w:r>
      <w:r w:rsidR="00855B9B" w:rsidRPr="005F67C3">
        <w:rPr>
          <w:rFonts w:ascii="Cambria" w:hAnsi="Cambria"/>
          <w:sz w:val="20"/>
          <w:szCs w:val="20"/>
        </w:rPr>
        <w:t xml:space="preserve">oefening gaan we op zoek naar </w:t>
      </w:r>
      <w:r w:rsidR="005F67C3" w:rsidRPr="005F67C3">
        <w:rPr>
          <w:rFonts w:ascii="Cambria" w:hAnsi="Cambria"/>
          <w:sz w:val="20"/>
          <w:szCs w:val="20"/>
        </w:rPr>
        <w:t>onze</w:t>
      </w:r>
      <w:r w:rsidR="00855B9B" w:rsidRPr="005F67C3">
        <w:rPr>
          <w:rFonts w:ascii="Cambria" w:hAnsi="Cambria"/>
          <w:sz w:val="20"/>
          <w:szCs w:val="20"/>
        </w:rPr>
        <w:t xml:space="preserve"> morele ruimte en naar onze positie ten opzichte van de referentiekaders die ons onze identiteit verschaffen. Daarbij </w:t>
      </w:r>
      <w:r w:rsidR="00A37676" w:rsidRPr="005F67C3">
        <w:rPr>
          <w:rFonts w:ascii="Cambria" w:hAnsi="Cambria"/>
          <w:sz w:val="20"/>
          <w:szCs w:val="20"/>
        </w:rPr>
        <w:t>roepen we de hulp in van de neurowetenschappen. De neurale-cognitietheorie</w:t>
      </w:r>
      <w:r w:rsidR="005F67C3" w:rsidRPr="005F67C3">
        <w:rPr>
          <w:rFonts w:ascii="Cambria" w:hAnsi="Cambria"/>
          <w:sz w:val="20"/>
          <w:szCs w:val="20"/>
        </w:rPr>
        <w:t xml:space="preserve">, en in het bijzonder de </w:t>
      </w:r>
      <w:proofErr w:type="spellStart"/>
      <w:r w:rsidR="005F67C3" w:rsidRPr="005F67C3">
        <w:rPr>
          <w:rFonts w:ascii="Cambria" w:hAnsi="Cambria"/>
          <w:sz w:val="20"/>
          <w:szCs w:val="20"/>
        </w:rPr>
        <w:t>Mental</w:t>
      </w:r>
      <w:proofErr w:type="spellEnd"/>
      <w:r w:rsidR="005F67C3" w:rsidRPr="005F67C3">
        <w:rPr>
          <w:rFonts w:ascii="Cambria" w:hAnsi="Cambria"/>
          <w:sz w:val="20"/>
          <w:szCs w:val="20"/>
        </w:rPr>
        <w:t xml:space="preserve"> Space </w:t>
      </w:r>
      <w:proofErr w:type="spellStart"/>
      <w:r w:rsidR="005F67C3" w:rsidRPr="005F67C3">
        <w:rPr>
          <w:rFonts w:ascii="Cambria" w:hAnsi="Cambria"/>
          <w:sz w:val="20"/>
          <w:szCs w:val="20"/>
        </w:rPr>
        <w:t>Psychology</w:t>
      </w:r>
      <w:proofErr w:type="spellEnd"/>
      <w:r w:rsidR="005F67C3" w:rsidRPr="005F67C3">
        <w:rPr>
          <w:rFonts w:ascii="Cambria" w:hAnsi="Cambria"/>
          <w:sz w:val="20"/>
          <w:szCs w:val="20"/>
        </w:rPr>
        <w:t xml:space="preserve">, </w:t>
      </w:r>
      <w:r w:rsidR="00A37676" w:rsidRPr="005F67C3">
        <w:rPr>
          <w:rFonts w:ascii="Cambria" w:hAnsi="Cambria"/>
          <w:sz w:val="20"/>
          <w:szCs w:val="20"/>
        </w:rPr>
        <w:t xml:space="preserve">leert ons dat ruimte een belangrijk ordenend criterium in ons brein is. We beschikken over een onbewuste </w:t>
      </w:r>
      <w:r w:rsidR="00A37676" w:rsidRPr="005F67C3">
        <w:rPr>
          <w:rFonts w:ascii="Cambria" w:hAnsi="Cambria"/>
          <w:i/>
          <w:sz w:val="20"/>
          <w:szCs w:val="20"/>
        </w:rPr>
        <w:t>mentale ruimte</w:t>
      </w:r>
      <w:r w:rsidR="00A37676" w:rsidRPr="005F67C3">
        <w:rPr>
          <w:rFonts w:ascii="Cambria" w:hAnsi="Cambria"/>
          <w:sz w:val="20"/>
          <w:szCs w:val="20"/>
        </w:rPr>
        <w:t xml:space="preserve"> waar voorstellingen van de werkelijkheid als representaties verschijnen. Tussen die representaties (dingen, personen, fantasieën, spirituele verschijningen) is die van het zelf of zelfbeeld de belangrijkste representatie. Aan de hand van geleide oefeningen </w:t>
      </w:r>
      <w:r w:rsidR="00A37676" w:rsidRPr="005F67C3">
        <w:rPr>
          <w:rFonts w:ascii="Cambria" w:hAnsi="Cambria"/>
          <w:color w:val="000000" w:themeColor="text1"/>
          <w:sz w:val="20"/>
          <w:szCs w:val="20"/>
        </w:rPr>
        <w:t xml:space="preserve">kunnen </w:t>
      </w:r>
      <w:ins w:id="21" w:author="Jan Ewout Ruiter" w:date="2021-11-26T15:17:00Z">
        <w:r>
          <w:rPr>
            <w:rFonts w:ascii="Cambria" w:hAnsi="Cambria"/>
            <w:color w:val="000000" w:themeColor="text1"/>
            <w:sz w:val="20"/>
            <w:szCs w:val="20"/>
          </w:rPr>
          <w:t xml:space="preserve">we </w:t>
        </w:r>
      </w:ins>
      <w:r w:rsidR="00A37676" w:rsidRPr="005F67C3">
        <w:rPr>
          <w:rFonts w:ascii="Cambria" w:hAnsi="Cambria"/>
          <w:color w:val="000000" w:themeColor="text1"/>
          <w:sz w:val="20"/>
          <w:szCs w:val="20"/>
        </w:rPr>
        <w:t>deze representaties zichtbaar maken en de informatie die zij bevatten naar ons bewustzijn halen. Dat gebeurt o.a. door vragen te stellen die alleen maar beantwoord kunnen worden met kennis uit het onbewuste: intuïtie</w:t>
      </w:r>
      <w:r w:rsidR="005A09DB" w:rsidRPr="005F67C3">
        <w:rPr>
          <w:rFonts w:ascii="Cambria" w:hAnsi="Cambria"/>
          <w:color w:val="000000" w:themeColor="text1"/>
          <w:sz w:val="20"/>
          <w:szCs w:val="20"/>
        </w:rPr>
        <w:t>ve</w:t>
      </w:r>
      <w:r w:rsidR="00A37676" w:rsidRPr="005F67C3">
        <w:rPr>
          <w:rFonts w:ascii="Cambria" w:hAnsi="Cambria"/>
          <w:color w:val="000000" w:themeColor="text1"/>
          <w:sz w:val="20"/>
          <w:szCs w:val="20"/>
        </w:rPr>
        <w:t xml:space="preserve"> of gevoelsmatige kennis.</w:t>
      </w:r>
    </w:p>
    <w:p w14:paraId="38265D37" w14:textId="77933613" w:rsidR="005A09DB" w:rsidRPr="005F67C3" w:rsidRDefault="00281420" w:rsidP="005A09DB">
      <w:pPr>
        <w:rPr>
          <w:rFonts w:ascii="Cambria" w:eastAsia="Times New Roman" w:hAnsi="Cambria" w:cs="Times New Roman"/>
          <w:color w:val="000000"/>
          <w:sz w:val="20"/>
          <w:szCs w:val="20"/>
          <w:lang w:eastAsia="nl-NL"/>
        </w:rPr>
      </w:pPr>
      <w:r w:rsidRPr="00281420">
        <w:rPr>
          <w:rFonts w:ascii="Cambria" w:eastAsia="Times New Roman" w:hAnsi="Cambria" w:cs="Times New Roman"/>
          <w:color w:val="000000"/>
          <w:sz w:val="20"/>
          <w:szCs w:val="20"/>
          <w:lang w:eastAsia="nl-NL"/>
        </w:rPr>
        <w:t xml:space="preserve">De </w:t>
      </w:r>
      <w:r w:rsidR="005A09DB" w:rsidRPr="005F67C3">
        <w:rPr>
          <w:rFonts w:ascii="Cambria" w:eastAsia="Times New Roman" w:hAnsi="Cambria" w:cs="Times New Roman"/>
          <w:color w:val="000000"/>
          <w:sz w:val="20"/>
          <w:szCs w:val="20"/>
          <w:lang w:eastAsia="nl-NL"/>
        </w:rPr>
        <w:t xml:space="preserve">hieronder beschreven </w:t>
      </w:r>
      <w:r w:rsidRPr="00281420">
        <w:rPr>
          <w:rFonts w:ascii="Cambria" w:eastAsia="Times New Roman" w:hAnsi="Cambria" w:cs="Times New Roman"/>
          <w:color w:val="000000"/>
          <w:sz w:val="20"/>
          <w:szCs w:val="20"/>
          <w:lang w:eastAsia="nl-NL"/>
        </w:rPr>
        <w:t xml:space="preserve">oefening </w:t>
      </w:r>
      <w:r w:rsidR="005A09DB" w:rsidRPr="005F67C3">
        <w:rPr>
          <w:rFonts w:ascii="Cambria" w:eastAsia="Times New Roman" w:hAnsi="Cambria" w:cs="Times New Roman"/>
          <w:color w:val="000000"/>
          <w:sz w:val="20"/>
          <w:szCs w:val="20"/>
          <w:lang w:eastAsia="nl-NL"/>
        </w:rPr>
        <w:t xml:space="preserve">past in een reeks oefeningen waarin onze mentale ruimte steeds verder verkend wordt. De oefening wordt met name uitgevoerd wanneer men op het punt staat een belangrijke beslissing te nemen. Een eerste verkenning </w:t>
      </w:r>
      <w:r w:rsidR="005F67C3" w:rsidRPr="005F67C3">
        <w:rPr>
          <w:rFonts w:ascii="Cambria" w:eastAsia="Times New Roman" w:hAnsi="Cambria" w:cs="Times New Roman"/>
          <w:color w:val="000000"/>
          <w:sz w:val="20"/>
          <w:szCs w:val="20"/>
          <w:lang w:eastAsia="nl-NL"/>
        </w:rPr>
        <w:t xml:space="preserve">van de mentale ruimte </w:t>
      </w:r>
      <w:ins w:id="22" w:author="Sjoerd Slagter" w:date="2021-12-09T14:20:00Z">
        <w:r w:rsidR="00EC7146">
          <w:rPr>
            <w:rFonts w:ascii="Cambria" w:eastAsia="Times New Roman" w:hAnsi="Cambria" w:cs="Times New Roman"/>
            <w:color w:val="000000"/>
            <w:sz w:val="20"/>
            <w:szCs w:val="20"/>
            <w:lang w:eastAsia="nl-NL"/>
          </w:rPr>
          <w:t xml:space="preserve">gaat vooraf aan </w:t>
        </w:r>
      </w:ins>
      <w:del w:id="23" w:author="Sjoerd Slagter" w:date="2021-12-09T14:20:00Z">
        <w:r w:rsidR="005A09DB" w:rsidRPr="005F67C3" w:rsidDel="00EC7146">
          <w:rPr>
            <w:rFonts w:ascii="Cambria" w:eastAsia="Times New Roman" w:hAnsi="Cambria" w:cs="Times New Roman"/>
            <w:color w:val="000000"/>
            <w:sz w:val="20"/>
            <w:szCs w:val="20"/>
            <w:lang w:eastAsia="nl-NL"/>
          </w:rPr>
          <w:delText xml:space="preserve">hoort bij </w:delText>
        </w:r>
      </w:del>
      <w:r w:rsidR="005A09DB" w:rsidRPr="005F67C3">
        <w:rPr>
          <w:rFonts w:ascii="Cambria" w:eastAsia="Times New Roman" w:hAnsi="Cambria" w:cs="Times New Roman"/>
          <w:color w:val="000000"/>
          <w:sz w:val="20"/>
          <w:szCs w:val="20"/>
          <w:lang w:eastAsia="nl-NL"/>
        </w:rPr>
        <w:t>deze oefening.</w:t>
      </w:r>
    </w:p>
    <w:p w14:paraId="605811D5" w14:textId="77777777" w:rsidR="005A09DB" w:rsidRPr="005F67C3" w:rsidRDefault="005A09DB" w:rsidP="005A09DB">
      <w:pPr>
        <w:rPr>
          <w:rFonts w:ascii="Cambria" w:eastAsia="Times New Roman" w:hAnsi="Cambria" w:cs="Times New Roman"/>
          <w:color w:val="000000"/>
          <w:sz w:val="20"/>
          <w:szCs w:val="20"/>
          <w:lang w:eastAsia="nl-NL"/>
        </w:rPr>
      </w:pPr>
    </w:p>
    <w:p w14:paraId="2638F491" w14:textId="77777777" w:rsidR="005A09DB" w:rsidRPr="005F67C3" w:rsidRDefault="00281420" w:rsidP="005A09DB">
      <w:pPr>
        <w:rPr>
          <w:rFonts w:ascii="Cambria" w:eastAsia="Times New Roman" w:hAnsi="Cambria" w:cs="Calibri"/>
          <w:b/>
          <w:bCs/>
          <w:color w:val="000000"/>
          <w:sz w:val="20"/>
          <w:szCs w:val="20"/>
          <w:lang w:eastAsia="nl-NL"/>
        </w:rPr>
      </w:pPr>
      <w:r w:rsidRPr="00281420">
        <w:rPr>
          <w:rFonts w:ascii="Cambria" w:eastAsia="Times New Roman" w:hAnsi="Cambria" w:cs="Calibri"/>
          <w:b/>
          <w:bCs/>
          <w:color w:val="000000"/>
          <w:sz w:val="20"/>
          <w:szCs w:val="20"/>
          <w:lang w:eastAsia="nl-NL"/>
        </w:rPr>
        <w:t>Stappenplan</w:t>
      </w:r>
    </w:p>
    <w:p w14:paraId="3F94771B" w14:textId="630890D6" w:rsidR="005A09DB" w:rsidRPr="005F67C3" w:rsidRDefault="00EC7146" w:rsidP="005A09DB">
      <w:pPr>
        <w:pStyle w:val="Lijstalinea"/>
        <w:numPr>
          <w:ilvl w:val="0"/>
          <w:numId w:val="2"/>
        </w:numPr>
        <w:rPr>
          <w:rFonts w:ascii="Cambria" w:eastAsia="Times New Roman" w:hAnsi="Cambria" w:cs="Times New Roman"/>
          <w:color w:val="000000"/>
          <w:sz w:val="20"/>
          <w:szCs w:val="20"/>
        </w:rPr>
      </w:pPr>
      <w:ins w:id="24" w:author="Sjoerd Slagter" w:date="2021-12-09T14:07:00Z">
        <w:r>
          <w:rPr>
            <w:rFonts w:ascii="Cambria" w:hAnsi="Cambria"/>
            <w:sz w:val="20"/>
            <w:szCs w:val="20"/>
          </w:rPr>
          <w:t xml:space="preserve">Laat de deelnemers hun ogen sluiten, </w:t>
        </w:r>
      </w:ins>
      <w:ins w:id="25" w:author="Sjoerd Slagter" w:date="2021-12-09T14:08:00Z">
        <w:r>
          <w:rPr>
            <w:rFonts w:ascii="Cambria" w:hAnsi="Cambria"/>
            <w:sz w:val="20"/>
            <w:szCs w:val="20"/>
          </w:rPr>
          <w:t xml:space="preserve">vraag of ze stevig staan, </w:t>
        </w:r>
      </w:ins>
      <w:ins w:id="26" w:author="Sjoerd Slagter" w:date="2021-12-09T14:28:00Z">
        <w:r w:rsidR="0074422F">
          <w:rPr>
            <w:rFonts w:ascii="Cambria" w:hAnsi="Cambria"/>
            <w:sz w:val="20"/>
            <w:szCs w:val="20"/>
          </w:rPr>
          <w:t xml:space="preserve">laat ze </w:t>
        </w:r>
      </w:ins>
      <w:ins w:id="27" w:author="Sjoerd Slagter" w:date="2021-12-09T14:08:00Z">
        <w:r>
          <w:rPr>
            <w:rFonts w:ascii="Cambria" w:hAnsi="Cambria"/>
            <w:sz w:val="20"/>
            <w:szCs w:val="20"/>
          </w:rPr>
          <w:t>letten op hun ademhaling.</w:t>
        </w:r>
      </w:ins>
      <w:ins w:id="28" w:author="Sjoerd Slagter" w:date="2021-12-09T14:09:00Z">
        <w:r>
          <w:rPr>
            <w:rFonts w:ascii="Cambria" w:hAnsi="Cambria"/>
            <w:sz w:val="20"/>
            <w:szCs w:val="20"/>
          </w:rPr>
          <w:t xml:space="preserve"> Vraag ze vervolgens </w:t>
        </w:r>
      </w:ins>
      <w:commentRangeStart w:id="29"/>
      <w:del w:id="30" w:author="Sjoerd Slagter" w:date="2021-12-09T14:09:00Z">
        <w:r w:rsidR="005A09DB" w:rsidRPr="005F67C3" w:rsidDel="00EC7146">
          <w:rPr>
            <w:rFonts w:ascii="Cambria" w:hAnsi="Cambria"/>
            <w:sz w:val="20"/>
            <w:szCs w:val="20"/>
          </w:rPr>
          <w:delText xml:space="preserve">Sluit je ogen </w:delText>
        </w:r>
        <w:commentRangeEnd w:id="29"/>
        <w:r w:rsidR="008B1A9F" w:rsidDel="00EC7146">
          <w:rPr>
            <w:rStyle w:val="Verwijzingopmerking"/>
            <w:rFonts w:eastAsiaTheme="minorHAnsi"/>
            <w:lang w:eastAsia="en-US"/>
          </w:rPr>
          <w:commentReference w:id="29"/>
        </w:r>
        <w:r w:rsidR="005A09DB" w:rsidRPr="005F67C3" w:rsidDel="00EC7146">
          <w:rPr>
            <w:rFonts w:ascii="Cambria" w:hAnsi="Cambria"/>
            <w:sz w:val="20"/>
            <w:szCs w:val="20"/>
          </w:rPr>
          <w:delText xml:space="preserve">en maak </w:delText>
        </w:r>
      </w:del>
      <w:r w:rsidR="005A09DB" w:rsidRPr="005F67C3">
        <w:rPr>
          <w:rFonts w:ascii="Cambria" w:hAnsi="Cambria"/>
          <w:sz w:val="20"/>
          <w:szCs w:val="20"/>
        </w:rPr>
        <w:t xml:space="preserve">een voorstelling </w:t>
      </w:r>
      <w:ins w:id="31" w:author="Sjoerd Slagter" w:date="2021-12-09T14:09:00Z">
        <w:r>
          <w:rPr>
            <w:rFonts w:ascii="Cambria" w:hAnsi="Cambria"/>
            <w:sz w:val="20"/>
            <w:szCs w:val="20"/>
          </w:rPr>
          <w:t xml:space="preserve">te maken </w:t>
        </w:r>
      </w:ins>
      <w:r w:rsidR="005A09DB" w:rsidRPr="005F67C3">
        <w:rPr>
          <w:rFonts w:ascii="Cambria" w:hAnsi="Cambria"/>
          <w:sz w:val="20"/>
          <w:szCs w:val="20"/>
        </w:rPr>
        <w:t>van de hele mensheid, de grootste sociale constructie die er bestaat.</w:t>
      </w:r>
    </w:p>
    <w:p w14:paraId="3DAA17A8" w14:textId="3B8B3DF1" w:rsidR="005A09DB" w:rsidRPr="005F67C3" w:rsidRDefault="00EC7146" w:rsidP="005A09DB">
      <w:pPr>
        <w:pStyle w:val="Hoofdtekst"/>
        <w:numPr>
          <w:ilvl w:val="0"/>
          <w:numId w:val="2"/>
        </w:numPr>
        <w:rPr>
          <w:rFonts w:ascii="Cambria" w:hAnsi="Cambria"/>
          <w:sz w:val="20"/>
          <w:szCs w:val="20"/>
        </w:rPr>
      </w:pPr>
      <w:ins w:id="32" w:author="Sjoerd Slagter" w:date="2021-12-09T14:09:00Z">
        <w:r>
          <w:rPr>
            <w:rFonts w:ascii="Cambria" w:hAnsi="Cambria"/>
            <w:sz w:val="20"/>
            <w:szCs w:val="20"/>
          </w:rPr>
          <w:t xml:space="preserve">Vraag hoe ze de mensen waarnemen. </w:t>
        </w:r>
      </w:ins>
      <w:del w:id="33" w:author="Sjoerd Slagter" w:date="2021-12-09T14:10:00Z">
        <w:r w:rsidR="005A09DB" w:rsidRPr="005F67C3" w:rsidDel="00EC7146">
          <w:rPr>
            <w:rFonts w:ascii="Cambria" w:hAnsi="Cambria"/>
            <w:sz w:val="20"/>
            <w:szCs w:val="20"/>
          </w:rPr>
          <w:delText xml:space="preserve">Hoe neem je die mensen waar? </w:delText>
        </w:r>
      </w:del>
      <w:r w:rsidR="005A09DB" w:rsidRPr="005F67C3">
        <w:rPr>
          <w:rFonts w:ascii="Cambria" w:hAnsi="Cambria"/>
          <w:sz w:val="20"/>
          <w:szCs w:val="20"/>
        </w:rPr>
        <w:t>Staan de mensen om je heen</w:t>
      </w:r>
      <w:r w:rsidR="005F67C3" w:rsidRPr="005F67C3">
        <w:rPr>
          <w:rFonts w:ascii="Cambria" w:hAnsi="Cambria"/>
          <w:sz w:val="20"/>
          <w:szCs w:val="20"/>
        </w:rPr>
        <w:t xml:space="preserve">, </w:t>
      </w:r>
      <w:r w:rsidR="005A09DB" w:rsidRPr="005F67C3">
        <w:rPr>
          <w:rFonts w:ascii="Cambria" w:hAnsi="Cambria"/>
          <w:sz w:val="20"/>
          <w:szCs w:val="20"/>
        </w:rPr>
        <w:t xml:space="preserve">staan ze ver </w:t>
      </w:r>
      <w:r w:rsidR="005F67C3" w:rsidRPr="005F67C3">
        <w:rPr>
          <w:rFonts w:ascii="Cambria" w:hAnsi="Cambria"/>
          <w:sz w:val="20"/>
          <w:szCs w:val="20"/>
        </w:rPr>
        <w:t xml:space="preserve">weg </w:t>
      </w:r>
      <w:r w:rsidR="005A09DB" w:rsidRPr="005F67C3">
        <w:rPr>
          <w:rFonts w:ascii="Cambria" w:hAnsi="Cambria"/>
          <w:sz w:val="20"/>
          <w:szCs w:val="20"/>
        </w:rPr>
        <w:t>of dichtbij? Herken je mensen, geliefden, belangrijke</w:t>
      </w:r>
      <w:r w:rsidR="0049425B" w:rsidRPr="005F67C3">
        <w:rPr>
          <w:rFonts w:ascii="Cambria" w:hAnsi="Cambria"/>
          <w:sz w:val="20"/>
          <w:szCs w:val="20"/>
        </w:rPr>
        <w:t xml:space="preserve"> mensen, bijzondere beelden? Kleuren, posities? </w:t>
      </w:r>
      <w:r w:rsidR="005A09DB" w:rsidRPr="005F67C3">
        <w:rPr>
          <w:rFonts w:ascii="Cambria" w:hAnsi="Cambria"/>
          <w:sz w:val="20"/>
          <w:szCs w:val="20"/>
        </w:rPr>
        <w:t xml:space="preserve">Zie jij jezelf als een van hen of sta je apart? Concentreer je op je gevoelde zelf; de waarnemingspositie. </w:t>
      </w:r>
    </w:p>
    <w:p w14:paraId="415A617F" w14:textId="021C9228" w:rsidR="005A09DB" w:rsidRPr="005F67C3" w:rsidRDefault="00EC7146" w:rsidP="005A09DB">
      <w:pPr>
        <w:pStyle w:val="Lijstalinea"/>
        <w:numPr>
          <w:ilvl w:val="0"/>
          <w:numId w:val="2"/>
        </w:numPr>
        <w:rPr>
          <w:rFonts w:ascii="Cambria" w:hAnsi="Cambria"/>
          <w:sz w:val="20"/>
          <w:szCs w:val="20"/>
        </w:rPr>
      </w:pPr>
      <w:ins w:id="34" w:author="Sjoerd Slagter" w:date="2021-12-09T14:10:00Z">
        <w:r>
          <w:rPr>
            <w:rFonts w:ascii="Cambria" w:hAnsi="Cambria"/>
            <w:sz w:val="20"/>
            <w:szCs w:val="20"/>
          </w:rPr>
          <w:t xml:space="preserve">Vraag </w:t>
        </w:r>
      </w:ins>
      <w:ins w:id="35" w:author="Sjoerd Slagter" w:date="2021-12-09T14:28:00Z">
        <w:r w:rsidR="0074422F">
          <w:rPr>
            <w:rFonts w:ascii="Cambria" w:hAnsi="Cambria"/>
            <w:sz w:val="20"/>
            <w:szCs w:val="20"/>
          </w:rPr>
          <w:t>hen</w:t>
        </w:r>
      </w:ins>
      <w:ins w:id="36" w:author="Sjoerd Slagter" w:date="2021-12-09T14:10:00Z">
        <w:r>
          <w:rPr>
            <w:rFonts w:ascii="Cambria" w:hAnsi="Cambria"/>
            <w:sz w:val="20"/>
            <w:szCs w:val="20"/>
          </w:rPr>
          <w:t xml:space="preserve"> zich te concentreren</w:t>
        </w:r>
      </w:ins>
      <w:del w:id="37" w:author="Sjoerd Slagter" w:date="2021-12-09T14:10:00Z">
        <w:r w:rsidR="005A09DB" w:rsidRPr="005F67C3" w:rsidDel="00EC7146">
          <w:rPr>
            <w:rFonts w:ascii="Cambria" w:hAnsi="Cambria"/>
            <w:sz w:val="20"/>
            <w:szCs w:val="20"/>
          </w:rPr>
          <w:delText>Concentreer je nu</w:delText>
        </w:r>
      </w:del>
      <w:r w:rsidR="005A09DB" w:rsidRPr="005F67C3">
        <w:rPr>
          <w:rFonts w:ascii="Cambria" w:hAnsi="Cambria"/>
          <w:sz w:val="20"/>
          <w:szCs w:val="20"/>
        </w:rPr>
        <w:t xml:space="preserve"> op de stap die je binnenkort wilt zetten: keuze maken voor een vriendschap, een relatie, een beslissing, een initiatief, misschien voel je aarzeling; is het wel een goed initiatief is, enz. </w:t>
      </w:r>
    </w:p>
    <w:p w14:paraId="435B1A55" w14:textId="77777777" w:rsidR="005A09DB" w:rsidRPr="005F67C3" w:rsidRDefault="005A09DB" w:rsidP="005A09DB">
      <w:pPr>
        <w:pStyle w:val="Lijstalinea"/>
        <w:numPr>
          <w:ilvl w:val="0"/>
          <w:numId w:val="2"/>
        </w:numPr>
        <w:rPr>
          <w:rFonts w:ascii="Cambria" w:hAnsi="Cambria"/>
          <w:sz w:val="20"/>
          <w:szCs w:val="20"/>
        </w:rPr>
      </w:pPr>
      <w:r w:rsidRPr="005F67C3">
        <w:rPr>
          <w:rFonts w:ascii="Cambria" w:hAnsi="Cambria"/>
          <w:sz w:val="20"/>
          <w:szCs w:val="20"/>
        </w:rPr>
        <w:lastRenderedPageBreak/>
        <w:t xml:space="preserve">Zo’n initiatief is altijd verbonden met een </w:t>
      </w:r>
      <w:r w:rsidRPr="005F67C3">
        <w:rPr>
          <w:rFonts w:ascii="Cambria" w:hAnsi="Cambria"/>
          <w:i/>
          <w:sz w:val="20"/>
          <w:szCs w:val="20"/>
        </w:rPr>
        <w:t>waarde (</w:t>
      </w:r>
      <w:r w:rsidRPr="005F67C3">
        <w:rPr>
          <w:rFonts w:ascii="Cambria" w:hAnsi="Cambria"/>
          <w:sz w:val="20"/>
          <w:szCs w:val="20"/>
        </w:rPr>
        <w:t xml:space="preserve">respect, liefde moed, creatief, dankbaar, rust, enz.). Concentreer je op het voornemen en wees je bewust van de waarde die daarbij hoort, het gevoel dat het oproept.  </w:t>
      </w:r>
    </w:p>
    <w:p w14:paraId="190DF683" w14:textId="3C9AFADD" w:rsidR="005A09DB" w:rsidRPr="005F67C3" w:rsidRDefault="00EC7146" w:rsidP="005A09DB">
      <w:pPr>
        <w:pStyle w:val="Hoofdtekst"/>
        <w:numPr>
          <w:ilvl w:val="0"/>
          <w:numId w:val="2"/>
        </w:numPr>
        <w:rPr>
          <w:rFonts w:ascii="Cambria" w:hAnsi="Cambria"/>
          <w:sz w:val="20"/>
          <w:szCs w:val="20"/>
        </w:rPr>
      </w:pPr>
      <w:ins w:id="38" w:author="Sjoerd Slagter" w:date="2021-12-09T14:10:00Z">
        <w:r>
          <w:rPr>
            <w:rFonts w:ascii="Cambria" w:hAnsi="Cambria"/>
            <w:sz w:val="20"/>
            <w:szCs w:val="20"/>
          </w:rPr>
          <w:t xml:space="preserve">Vraag </w:t>
        </w:r>
      </w:ins>
      <w:ins w:id="39" w:author="Sjoerd Slagter" w:date="2021-12-09T14:33:00Z">
        <w:r w:rsidR="0074422F">
          <w:rPr>
            <w:rFonts w:ascii="Cambria" w:hAnsi="Cambria"/>
            <w:sz w:val="20"/>
            <w:szCs w:val="20"/>
          </w:rPr>
          <w:t>de deelnemers</w:t>
        </w:r>
      </w:ins>
      <w:ins w:id="40" w:author="Sjoerd Slagter" w:date="2021-12-09T14:10:00Z">
        <w:r>
          <w:rPr>
            <w:rFonts w:ascii="Cambria" w:hAnsi="Cambria"/>
            <w:sz w:val="20"/>
            <w:szCs w:val="20"/>
          </w:rPr>
          <w:t xml:space="preserve"> </w:t>
        </w:r>
      </w:ins>
      <w:ins w:id="41" w:author="Sjoerd Slagter" w:date="2021-12-09T14:11:00Z">
        <w:r>
          <w:rPr>
            <w:rFonts w:ascii="Cambria" w:hAnsi="Cambria"/>
            <w:sz w:val="20"/>
            <w:szCs w:val="20"/>
          </w:rPr>
          <w:t xml:space="preserve">een bepaalde persoon in gedachten te nemen: </w:t>
        </w:r>
      </w:ins>
      <w:del w:id="42" w:author="Sjoerd Slagter" w:date="2021-12-09T14:11:00Z">
        <w:r w:rsidR="005A09DB" w:rsidRPr="005F67C3" w:rsidDel="00EC7146">
          <w:rPr>
            <w:rFonts w:ascii="Cambria" w:hAnsi="Cambria"/>
            <w:sz w:val="20"/>
            <w:szCs w:val="20"/>
          </w:rPr>
          <w:delText>Neem nu in gedachte</w:delText>
        </w:r>
      </w:del>
      <w:r w:rsidR="005A09DB" w:rsidRPr="005F67C3">
        <w:rPr>
          <w:rFonts w:ascii="Cambria" w:hAnsi="Cambria"/>
          <w:sz w:val="20"/>
          <w:szCs w:val="20"/>
        </w:rPr>
        <w:t xml:space="preserve"> </w:t>
      </w:r>
      <w:commentRangeStart w:id="43"/>
      <w:r w:rsidR="005A09DB" w:rsidRPr="005F67C3">
        <w:rPr>
          <w:rFonts w:ascii="Cambria" w:hAnsi="Cambria"/>
          <w:sz w:val="20"/>
          <w:szCs w:val="20"/>
        </w:rPr>
        <w:t xml:space="preserve">de </w:t>
      </w:r>
      <w:commentRangeEnd w:id="43"/>
      <w:r w:rsidR="00F83048">
        <w:rPr>
          <w:rStyle w:val="Verwijzingopmerking"/>
          <w:rFonts w:asciiTheme="minorHAnsi" w:eastAsiaTheme="minorHAnsi" w:hAnsiTheme="minorHAnsi" w:cstheme="minorBidi"/>
          <w:color w:val="auto"/>
          <w:bdr w:val="none" w:sz="0" w:space="0" w:color="auto"/>
          <w:lang w:eastAsia="en-US"/>
        </w:rPr>
        <w:commentReference w:id="43"/>
      </w:r>
      <w:r w:rsidR="005A09DB" w:rsidRPr="005F67C3">
        <w:rPr>
          <w:rFonts w:ascii="Cambria" w:hAnsi="Cambria"/>
          <w:sz w:val="20"/>
          <w:szCs w:val="20"/>
        </w:rPr>
        <w:t xml:space="preserve">persoon die </w:t>
      </w:r>
      <w:r w:rsidR="005A09DB" w:rsidRPr="005F67C3">
        <w:rPr>
          <w:rFonts w:ascii="Cambria" w:hAnsi="Cambria"/>
          <w:i/>
          <w:sz w:val="20"/>
          <w:szCs w:val="20"/>
        </w:rPr>
        <w:t>jouw waarde</w:t>
      </w:r>
      <w:r w:rsidR="005A09DB" w:rsidRPr="005F67C3">
        <w:rPr>
          <w:rFonts w:ascii="Cambria" w:hAnsi="Cambria"/>
          <w:sz w:val="20"/>
          <w:szCs w:val="20"/>
        </w:rPr>
        <w:t xml:space="preserve"> goed vertegenwoordigt, die jouw waarde hoog acht en waar je waardering en respect voor voelt (bijvoorbeeld omdat wat hij `zegt’ of wat hij gedaan heeft). Misschien </w:t>
      </w:r>
      <w:ins w:id="44" w:author="Jos Kessels" w:date="2021-12-03T14:47:00Z">
        <w:r w:rsidR="00FC3D18">
          <w:rPr>
            <w:rFonts w:ascii="Cambria" w:hAnsi="Cambria"/>
            <w:sz w:val="20"/>
            <w:szCs w:val="20"/>
          </w:rPr>
          <w:t xml:space="preserve">is het </w:t>
        </w:r>
      </w:ins>
      <w:r w:rsidR="005A09DB" w:rsidRPr="005F67C3">
        <w:rPr>
          <w:rFonts w:ascii="Cambria" w:hAnsi="Cambria"/>
          <w:sz w:val="20"/>
          <w:szCs w:val="20"/>
        </w:rPr>
        <w:t xml:space="preserve">een bestaand persoon, uit het heden of verleden, misschien </w:t>
      </w:r>
      <w:ins w:id="45" w:author="Jos Kessels" w:date="2021-12-03T14:48:00Z">
        <w:r w:rsidR="00C42659">
          <w:rPr>
            <w:rFonts w:ascii="Cambria" w:hAnsi="Cambria"/>
            <w:sz w:val="20"/>
            <w:szCs w:val="20"/>
          </w:rPr>
          <w:t xml:space="preserve">is het </w:t>
        </w:r>
      </w:ins>
      <w:r w:rsidR="005A09DB" w:rsidRPr="005F67C3">
        <w:rPr>
          <w:rFonts w:ascii="Cambria" w:hAnsi="Cambria"/>
          <w:sz w:val="20"/>
          <w:szCs w:val="20"/>
        </w:rPr>
        <w:t xml:space="preserve">een mythisch persoon; iemand die deze waarde in zich draagt. </w:t>
      </w:r>
    </w:p>
    <w:p w14:paraId="47B6CBF1" w14:textId="2086A955" w:rsidR="005A09DB" w:rsidRPr="005F67C3" w:rsidRDefault="00EC7146" w:rsidP="005A09DB">
      <w:pPr>
        <w:pStyle w:val="Lijstalinea"/>
        <w:numPr>
          <w:ilvl w:val="0"/>
          <w:numId w:val="2"/>
        </w:numPr>
        <w:rPr>
          <w:rFonts w:ascii="Cambria" w:hAnsi="Cambria"/>
          <w:sz w:val="20"/>
          <w:szCs w:val="20"/>
        </w:rPr>
      </w:pPr>
      <w:ins w:id="46" w:author="Sjoerd Slagter" w:date="2021-12-09T14:11:00Z">
        <w:r>
          <w:rPr>
            <w:rFonts w:ascii="Cambria" w:hAnsi="Cambria"/>
            <w:sz w:val="20"/>
            <w:szCs w:val="20"/>
          </w:rPr>
          <w:t xml:space="preserve">Laat </w:t>
        </w:r>
      </w:ins>
      <w:ins w:id="47" w:author="Sjoerd Slagter" w:date="2021-12-09T14:34:00Z">
        <w:r w:rsidR="0074422F">
          <w:rPr>
            <w:rFonts w:ascii="Cambria" w:hAnsi="Cambria"/>
            <w:sz w:val="20"/>
            <w:szCs w:val="20"/>
          </w:rPr>
          <w:t xml:space="preserve">de deelnemers </w:t>
        </w:r>
      </w:ins>
      <w:ins w:id="48" w:author="Sjoerd Slagter" w:date="2021-12-09T14:11:00Z">
        <w:r>
          <w:rPr>
            <w:rFonts w:ascii="Cambria" w:hAnsi="Cambria"/>
            <w:sz w:val="20"/>
            <w:szCs w:val="20"/>
          </w:rPr>
          <w:t xml:space="preserve">zich </w:t>
        </w:r>
      </w:ins>
      <w:ins w:id="49" w:author="Sjoerd Slagter" w:date="2021-12-09T14:12:00Z">
        <w:r>
          <w:rPr>
            <w:rFonts w:ascii="Cambria" w:hAnsi="Cambria"/>
            <w:sz w:val="20"/>
            <w:szCs w:val="20"/>
          </w:rPr>
          <w:t xml:space="preserve">concentreren op de </w:t>
        </w:r>
      </w:ins>
      <w:del w:id="50" w:author="Sjoerd Slagter" w:date="2021-12-09T14:12:00Z">
        <w:r w:rsidR="005A09DB" w:rsidRPr="005F67C3" w:rsidDel="00EC7146">
          <w:rPr>
            <w:rFonts w:ascii="Cambria" w:hAnsi="Cambria"/>
            <w:sz w:val="20"/>
            <w:szCs w:val="20"/>
          </w:rPr>
          <w:delText xml:space="preserve">Concentreer je op </w:delText>
        </w:r>
      </w:del>
      <w:r w:rsidR="005A09DB" w:rsidRPr="005F67C3">
        <w:rPr>
          <w:rFonts w:ascii="Cambria" w:hAnsi="Cambria"/>
          <w:sz w:val="20"/>
          <w:szCs w:val="20"/>
        </w:rPr>
        <w:t>de waarde die deze persoon vertegenwoordigt</w:t>
      </w:r>
      <w:ins w:id="51" w:author="Sjoerd Slagter" w:date="2021-12-09T14:12:00Z">
        <w:r>
          <w:rPr>
            <w:rFonts w:ascii="Cambria" w:hAnsi="Cambria"/>
            <w:sz w:val="20"/>
            <w:szCs w:val="20"/>
          </w:rPr>
          <w:t xml:space="preserve">; </w:t>
        </w:r>
      </w:ins>
      <w:del w:id="52" w:author="Sjoerd Slagter" w:date="2021-12-09T14:12:00Z">
        <w:r w:rsidR="005A09DB" w:rsidRPr="005F67C3" w:rsidDel="00EC7146">
          <w:rPr>
            <w:rFonts w:ascii="Cambria" w:hAnsi="Cambria"/>
            <w:sz w:val="20"/>
            <w:szCs w:val="20"/>
          </w:rPr>
          <w:delText xml:space="preserve"> en</w:delText>
        </w:r>
      </w:del>
      <w:r w:rsidR="005A09DB" w:rsidRPr="005F67C3">
        <w:rPr>
          <w:rFonts w:ascii="Cambria" w:hAnsi="Cambria"/>
          <w:sz w:val="20"/>
          <w:szCs w:val="20"/>
        </w:rPr>
        <w:t xml:space="preserve"> word je bewust van het gevoel dat dit oproept. </w:t>
      </w:r>
      <w:r w:rsidR="005A09DB" w:rsidRPr="005F67C3">
        <w:rPr>
          <w:rFonts w:ascii="Cambria" w:hAnsi="Cambria"/>
          <w:i/>
          <w:sz w:val="20"/>
          <w:szCs w:val="20"/>
        </w:rPr>
        <w:t>Waar zie je deze persoon verschijnen?</w:t>
      </w:r>
      <w:r w:rsidR="005A09DB" w:rsidRPr="005F67C3">
        <w:rPr>
          <w:rFonts w:ascii="Cambria" w:hAnsi="Cambria"/>
          <w:sz w:val="20"/>
          <w:szCs w:val="20"/>
        </w:rPr>
        <w:t xml:space="preserve"> Wees je bewust van de plek waar deze persoon staat.</w:t>
      </w:r>
    </w:p>
    <w:p w14:paraId="4ABAB9E9" w14:textId="77777777" w:rsidR="005A09DB" w:rsidRPr="005F67C3" w:rsidRDefault="005A09DB" w:rsidP="005A09DB">
      <w:pPr>
        <w:ind w:left="708"/>
        <w:rPr>
          <w:rFonts w:ascii="Cambria" w:hAnsi="Cambria"/>
          <w:sz w:val="20"/>
          <w:szCs w:val="20"/>
        </w:rPr>
      </w:pPr>
      <w:r w:rsidRPr="005F67C3">
        <w:rPr>
          <w:rFonts w:ascii="Cambria" w:hAnsi="Cambria"/>
          <w:sz w:val="20"/>
          <w:szCs w:val="20"/>
        </w:rPr>
        <w:t xml:space="preserve">Misschien zijn er </w:t>
      </w:r>
      <w:r w:rsidRPr="005F67C3">
        <w:rPr>
          <w:rFonts w:ascii="Cambria" w:hAnsi="Cambria"/>
          <w:i/>
          <w:sz w:val="20"/>
          <w:szCs w:val="20"/>
        </w:rPr>
        <w:t>meer mensen</w:t>
      </w:r>
      <w:r w:rsidRPr="005F67C3">
        <w:rPr>
          <w:rFonts w:ascii="Cambria" w:hAnsi="Cambria"/>
          <w:sz w:val="20"/>
          <w:szCs w:val="20"/>
        </w:rPr>
        <w:t xml:space="preserve"> die zulke positieve waarden vertegenwoordigen, misschien zie je 2 of 3 of meer mensen met zo’n waardering of bewondering bij elkaar staan. Wees je bewust op welke plek deze personen verschijnen. De plek (rechts, links, hoog, laag, ver of dichtbij) vertegenwoordigt voor jou een positieve </w:t>
      </w:r>
      <w:commentRangeStart w:id="53"/>
      <w:r w:rsidRPr="005F67C3">
        <w:rPr>
          <w:rFonts w:ascii="Cambria" w:hAnsi="Cambria"/>
          <w:sz w:val="20"/>
          <w:szCs w:val="20"/>
        </w:rPr>
        <w:t>waarde</w:t>
      </w:r>
      <w:commentRangeEnd w:id="53"/>
      <w:r w:rsidR="004F5108">
        <w:rPr>
          <w:rStyle w:val="Verwijzingopmerking"/>
        </w:rPr>
        <w:commentReference w:id="53"/>
      </w:r>
      <w:r w:rsidRPr="005F67C3">
        <w:rPr>
          <w:rFonts w:ascii="Cambria" w:hAnsi="Cambria"/>
          <w:sz w:val="20"/>
          <w:szCs w:val="20"/>
        </w:rPr>
        <w:t xml:space="preserve">; de plek geeft aan waar zich jouw sterke waarderingen en kwalitatieve </w:t>
      </w:r>
      <w:commentRangeStart w:id="54"/>
      <w:r w:rsidRPr="005F67C3">
        <w:rPr>
          <w:rFonts w:ascii="Cambria" w:hAnsi="Cambria"/>
          <w:sz w:val="20"/>
          <w:szCs w:val="20"/>
        </w:rPr>
        <w:t>verschillen</w:t>
      </w:r>
      <w:commentRangeEnd w:id="54"/>
      <w:r w:rsidR="004F5108">
        <w:rPr>
          <w:rStyle w:val="Verwijzingopmerking"/>
        </w:rPr>
        <w:commentReference w:id="54"/>
      </w:r>
      <w:r w:rsidRPr="005F67C3">
        <w:rPr>
          <w:rFonts w:ascii="Cambria" w:hAnsi="Cambria"/>
          <w:sz w:val="20"/>
          <w:szCs w:val="20"/>
        </w:rPr>
        <w:t xml:space="preserve"> zich bevinden. </w:t>
      </w:r>
    </w:p>
    <w:p w14:paraId="787B05EB" w14:textId="77777777" w:rsidR="005A09DB" w:rsidRPr="005F67C3" w:rsidRDefault="005A09DB" w:rsidP="005A09DB">
      <w:pPr>
        <w:rPr>
          <w:rFonts w:ascii="Cambria" w:hAnsi="Cambria"/>
          <w:sz w:val="20"/>
          <w:szCs w:val="20"/>
        </w:rPr>
      </w:pPr>
    </w:p>
    <w:p w14:paraId="229F0641" w14:textId="66B9CE9C" w:rsidR="005A09DB" w:rsidRPr="005F67C3" w:rsidRDefault="00EC7146" w:rsidP="005A09DB">
      <w:pPr>
        <w:pStyle w:val="Hoofdtekst"/>
        <w:numPr>
          <w:ilvl w:val="0"/>
          <w:numId w:val="2"/>
        </w:numPr>
        <w:rPr>
          <w:rFonts w:ascii="Cambria" w:hAnsi="Cambria"/>
          <w:sz w:val="20"/>
          <w:szCs w:val="20"/>
        </w:rPr>
      </w:pPr>
      <w:ins w:id="55" w:author="Sjoerd Slagter" w:date="2021-12-09T14:12:00Z">
        <w:r>
          <w:rPr>
            <w:rFonts w:ascii="Cambria" w:hAnsi="Cambria"/>
            <w:sz w:val="20"/>
            <w:szCs w:val="20"/>
          </w:rPr>
          <w:t xml:space="preserve">Laat </w:t>
        </w:r>
      </w:ins>
      <w:ins w:id="56" w:author="Sjoerd Slagter" w:date="2021-12-09T14:34:00Z">
        <w:r w:rsidR="0074422F">
          <w:rPr>
            <w:rFonts w:ascii="Cambria" w:hAnsi="Cambria"/>
            <w:sz w:val="20"/>
            <w:szCs w:val="20"/>
          </w:rPr>
          <w:t xml:space="preserve">tenslotte </w:t>
        </w:r>
        <w:r w:rsidR="0074422F">
          <w:rPr>
            <w:rFonts w:ascii="Cambria" w:hAnsi="Cambria"/>
            <w:sz w:val="20"/>
            <w:szCs w:val="20"/>
          </w:rPr>
          <w:t xml:space="preserve">de deelnemers </w:t>
        </w:r>
      </w:ins>
      <w:ins w:id="57" w:author="Sjoerd Slagter" w:date="2021-12-09T14:12:00Z">
        <w:r>
          <w:rPr>
            <w:rFonts w:ascii="Cambria" w:hAnsi="Cambria"/>
            <w:sz w:val="20"/>
            <w:szCs w:val="20"/>
          </w:rPr>
          <w:t>met hun gevo</w:t>
        </w:r>
      </w:ins>
      <w:ins w:id="58" w:author="Sjoerd Slagter" w:date="2021-12-09T14:13:00Z">
        <w:r>
          <w:rPr>
            <w:rFonts w:ascii="Cambria" w:hAnsi="Cambria"/>
            <w:sz w:val="20"/>
            <w:szCs w:val="20"/>
          </w:rPr>
          <w:t>el teruggaan</w:t>
        </w:r>
      </w:ins>
      <w:del w:id="59" w:author="Sjoerd Slagter" w:date="2021-12-09T14:13:00Z">
        <w:r w:rsidR="005A09DB" w:rsidRPr="005F67C3" w:rsidDel="00EC7146">
          <w:rPr>
            <w:rFonts w:ascii="Cambria" w:hAnsi="Cambria"/>
            <w:sz w:val="20"/>
            <w:szCs w:val="20"/>
          </w:rPr>
          <w:delText>Ga</w:delText>
        </w:r>
      </w:del>
      <w:r w:rsidR="005A09DB" w:rsidRPr="005F67C3">
        <w:rPr>
          <w:rFonts w:ascii="Cambria" w:hAnsi="Cambria"/>
          <w:sz w:val="20"/>
          <w:szCs w:val="20"/>
        </w:rPr>
        <w:t xml:space="preserve"> </w:t>
      </w:r>
      <w:del w:id="60" w:author="Sjoerd Slagter" w:date="2021-12-09T14:13:00Z">
        <w:r w:rsidR="005A09DB" w:rsidRPr="005F67C3" w:rsidDel="00EC7146">
          <w:rPr>
            <w:rFonts w:ascii="Cambria" w:hAnsi="Cambria"/>
            <w:sz w:val="20"/>
            <w:szCs w:val="20"/>
          </w:rPr>
          <w:delText>met je gevoel terug</w:delText>
        </w:r>
      </w:del>
      <w:r w:rsidR="005A09DB" w:rsidRPr="005F67C3">
        <w:rPr>
          <w:rFonts w:ascii="Cambria" w:hAnsi="Cambria"/>
          <w:sz w:val="20"/>
          <w:szCs w:val="20"/>
        </w:rPr>
        <w:t xml:space="preserve"> naar </w:t>
      </w:r>
      <w:del w:id="61" w:author="Sjoerd Slagter" w:date="2021-12-09T14:13:00Z">
        <w:r w:rsidR="005A09DB" w:rsidRPr="005F67C3" w:rsidDel="00EC7146">
          <w:rPr>
            <w:rFonts w:ascii="Cambria" w:hAnsi="Cambria"/>
            <w:sz w:val="20"/>
            <w:szCs w:val="20"/>
          </w:rPr>
          <w:delText>j</w:delText>
        </w:r>
      </w:del>
      <w:ins w:id="62" w:author="Sjoerd Slagter" w:date="2021-12-09T14:13:00Z">
        <w:r>
          <w:rPr>
            <w:rFonts w:ascii="Cambria" w:hAnsi="Cambria"/>
            <w:sz w:val="20"/>
            <w:szCs w:val="20"/>
          </w:rPr>
          <w:t xml:space="preserve">hun </w:t>
        </w:r>
      </w:ins>
      <w:del w:id="63" w:author="Sjoerd Slagter" w:date="2021-12-09T14:13:00Z">
        <w:r w:rsidR="005A09DB" w:rsidRPr="005F67C3" w:rsidDel="00EC7146">
          <w:rPr>
            <w:rFonts w:ascii="Cambria" w:hAnsi="Cambria"/>
            <w:sz w:val="20"/>
            <w:szCs w:val="20"/>
          </w:rPr>
          <w:delText xml:space="preserve">e </w:delText>
        </w:r>
      </w:del>
      <w:r w:rsidR="005A09DB" w:rsidRPr="005F67C3">
        <w:rPr>
          <w:rFonts w:ascii="Cambria" w:hAnsi="Cambria"/>
          <w:sz w:val="20"/>
          <w:szCs w:val="20"/>
        </w:rPr>
        <w:t xml:space="preserve">waarnemerspositie. Waar zie jij jezelf staan? Waar duikt jouw zelfbeeld op? Links, rechts? Hoe ver sta jij af van de beelden, van de plek die de waarde representeert? Hoe verschijnt je zelfbeeld?  Groot, kleurig, vaag, ver weg? </w:t>
      </w:r>
    </w:p>
    <w:p w14:paraId="49BFA515" w14:textId="77777777" w:rsidR="005A09DB" w:rsidRPr="005F67C3" w:rsidRDefault="005A09DB" w:rsidP="005A09DB">
      <w:pPr>
        <w:pStyle w:val="Hoofdtekst"/>
        <w:ind w:left="720"/>
        <w:rPr>
          <w:rFonts w:ascii="Cambria" w:hAnsi="Cambria"/>
          <w:sz w:val="20"/>
          <w:szCs w:val="20"/>
        </w:rPr>
      </w:pPr>
      <w:r w:rsidRPr="005F67C3">
        <w:rPr>
          <w:rFonts w:ascii="Cambria" w:hAnsi="Cambria"/>
          <w:sz w:val="20"/>
          <w:szCs w:val="20"/>
        </w:rPr>
        <w:t xml:space="preserve">Neem het beeld goed in je op? Neem waar de positie, de afstand tot de persoon die de waarde vertegenwoordigt.  </w:t>
      </w:r>
    </w:p>
    <w:p w14:paraId="4B8BC2D1" w14:textId="77777777" w:rsidR="00EC7146" w:rsidRDefault="005A09DB" w:rsidP="005A09DB">
      <w:pPr>
        <w:rPr>
          <w:ins w:id="64" w:author="Sjoerd Slagter" w:date="2021-12-09T14:16:00Z"/>
          <w:rFonts w:ascii="Cambria" w:hAnsi="Cambria"/>
          <w:sz w:val="20"/>
          <w:szCs w:val="20"/>
        </w:rPr>
      </w:pPr>
      <w:r w:rsidRPr="005F67C3">
        <w:rPr>
          <w:rFonts w:ascii="Cambria" w:hAnsi="Cambria"/>
          <w:sz w:val="20"/>
          <w:szCs w:val="20"/>
        </w:rPr>
        <w:t xml:space="preserve">Als </w:t>
      </w:r>
      <w:ins w:id="65" w:author="Sjoerd Slagter" w:date="2021-12-09T14:14:00Z">
        <w:r w:rsidR="00EC7146">
          <w:rPr>
            <w:rFonts w:ascii="Cambria" w:hAnsi="Cambria"/>
            <w:sz w:val="20"/>
            <w:szCs w:val="20"/>
          </w:rPr>
          <w:t xml:space="preserve">ze de beelden </w:t>
        </w:r>
      </w:ins>
      <w:del w:id="66" w:author="Sjoerd Slagter" w:date="2021-12-09T14:14:00Z">
        <w:r w:rsidRPr="005F67C3" w:rsidDel="00EC7146">
          <w:rPr>
            <w:rFonts w:ascii="Cambria" w:hAnsi="Cambria"/>
            <w:sz w:val="20"/>
            <w:szCs w:val="20"/>
          </w:rPr>
          <w:delText xml:space="preserve">je dat beeld </w:delText>
        </w:r>
      </w:del>
      <w:r w:rsidRPr="005F67C3">
        <w:rPr>
          <w:rFonts w:ascii="Cambria" w:hAnsi="Cambria"/>
          <w:sz w:val="20"/>
          <w:szCs w:val="20"/>
        </w:rPr>
        <w:t>goed hebt opgeslagen</w:t>
      </w:r>
      <w:ins w:id="67" w:author="Sjoerd Slagter" w:date="2021-12-09T14:14:00Z">
        <w:r w:rsidR="00EC7146">
          <w:rPr>
            <w:rFonts w:ascii="Cambria" w:hAnsi="Cambria"/>
            <w:sz w:val="20"/>
            <w:szCs w:val="20"/>
          </w:rPr>
          <w:t xml:space="preserve"> en geregistreerd hebben, </w:t>
        </w:r>
      </w:ins>
      <w:ins w:id="68" w:author="Sjoerd Slagter" w:date="2021-12-09T14:15:00Z">
        <w:r w:rsidR="00EC7146">
          <w:rPr>
            <w:rFonts w:ascii="Cambria" w:hAnsi="Cambria"/>
            <w:sz w:val="20"/>
            <w:szCs w:val="20"/>
          </w:rPr>
          <w:t xml:space="preserve">mogen ze hun ogen weer openen. </w:t>
        </w:r>
      </w:ins>
    </w:p>
    <w:p w14:paraId="225B0FF8" w14:textId="658E69FD" w:rsidR="00281420" w:rsidRPr="005F67C3" w:rsidRDefault="00EC7146" w:rsidP="005A09DB">
      <w:pPr>
        <w:rPr>
          <w:rFonts w:ascii="Cambria" w:eastAsia="Times New Roman" w:hAnsi="Cambria" w:cs="Calibri"/>
          <w:color w:val="000000"/>
          <w:sz w:val="20"/>
          <w:szCs w:val="20"/>
          <w:lang w:eastAsia="nl-NL"/>
        </w:rPr>
      </w:pPr>
      <w:ins w:id="69" w:author="Sjoerd Slagter" w:date="2021-12-09T14:15:00Z">
        <w:r>
          <w:rPr>
            <w:rFonts w:ascii="Cambria" w:hAnsi="Cambria"/>
            <w:sz w:val="20"/>
            <w:szCs w:val="20"/>
          </w:rPr>
          <w:t>Laat ze een schets maken van hun mentale ruimte met daarin de aangetro</w:t>
        </w:r>
      </w:ins>
      <w:ins w:id="70" w:author="Sjoerd Slagter" w:date="2021-12-09T14:16:00Z">
        <w:r>
          <w:rPr>
            <w:rFonts w:ascii="Cambria" w:hAnsi="Cambria"/>
            <w:sz w:val="20"/>
            <w:szCs w:val="20"/>
          </w:rPr>
          <w:t>f</w:t>
        </w:r>
      </w:ins>
      <w:ins w:id="71" w:author="Sjoerd Slagter" w:date="2021-12-09T14:15:00Z">
        <w:r>
          <w:rPr>
            <w:rFonts w:ascii="Cambria" w:hAnsi="Cambria"/>
            <w:sz w:val="20"/>
            <w:szCs w:val="20"/>
          </w:rPr>
          <w:t xml:space="preserve">fen </w:t>
        </w:r>
      </w:ins>
      <w:ins w:id="72" w:author="Sjoerd Slagter" w:date="2021-12-09T14:16:00Z">
        <w:r>
          <w:rPr>
            <w:rFonts w:ascii="Cambria" w:hAnsi="Cambria"/>
            <w:sz w:val="20"/>
            <w:szCs w:val="20"/>
          </w:rPr>
          <w:t xml:space="preserve">symbolische representaties. </w:t>
        </w:r>
      </w:ins>
      <w:del w:id="73" w:author="Sjoerd Slagter" w:date="2021-12-09T14:14:00Z">
        <w:r w:rsidR="005A09DB" w:rsidRPr="005F67C3" w:rsidDel="00EC7146">
          <w:rPr>
            <w:rFonts w:ascii="Cambria" w:hAnsi="Cambria"/>
            <w:sz w:val="20"/>
            <w:szCs w:val="20"/>
          </w:rPr>
          <w:delText xml:space="preserve">, </w:delText>
        </w:r>
      </w:del>
      <w:del w:id="74" w:author="Sjoerd Slagter" w:date="2021-12-09T14:17:00Z">
        <w:r w:rsidR="005A09DB" w:rsidRPr="005F67C3" w:rsidDel="00EC7146">
          <w:rPr>
            <w:rFonts w:ascii="Cambria" w:hAnsi="Cambria"/>
            <w:sz w:val="20"/>
            <w:szCs w:val="20"/>
          </w:rPr>
          <w:delText>mag je weer teruggaan naar je</w:delText>
        </w:r>
      </w:del>
      <w:r w:rsidR="005A09DB" w:rsidRPr="005F67C3">
        <w:rPr>
          <w:rFonts w:ascii="Cambria" w:hAnsi="Cambria"/>
          <w:sz w:val="20"/>
          <w:szCs w:val="20"/>
        </w:rPr>
        <w:t xml:space="preserve"> </w:t>
      </w:r>
      <w:commentRangeStart w:id="75"/>
      <w:del w:id="76" w:author="Sjoerd Slagter" w:date="2021-12-09T14:17:00Z">
        <w:r w:rsidR="005A09DB" w:rsidRPr="005F67C3" w:rsidDel="00EC7146">
          <w:rPr>
            <w:rFonts w:ascii="Cambria" w:hAnsi="Cambria"/>
            <w:sz w:val="20"/>
            <w:szCs w:val="20"/>
          </w:rPr>
          <w:delText>waarnemingspositi</w:delText>
        </w:r>
      </w:del>
      <w:proofErr w:type="gramStart"/>
      <w:r w:rsidR="005A09DB" w:rsidRPr="005F67C3">
        <w:rPr>
          <w:rFonts w:ascii="Cambria" w:hAnsi="Cambria"/>
          <w:sz w:val="20"/>
          <w:szCs w:val="20"/>
        </w:rPr>
        <w:t>e</w:t>
      </w:r>
      <w:commentRangeEnd w:id="75"/>
      <w:proofErr w:type="gramEnd"/>
      <w:r w:rsidR="007B083F">
        <w:rPr>
          <w:rStyle w:val="Verwijzingopmerking"/>
        </w:rPr>
        <w:commentReference w:id="75"/>
      </w:r>
    </w:p>
    <w:p w14:paraId="4A83DBCF" w14:textId="77777777" w:rsidR="005A09DB" w:rsidRPr="00281420" w:rsidRDefault="005A09DB" w:rsidP="005A09DB">
      <w:pPr>
        <w:rPr>
          <w:rFonts w:ascii="Cambria" w:eastAsia="Times New Roman" w:hAnsi="Cambria" w:cs="Times New Roman"/>
          <w:color w:val="000000"/>
          <w:sz w:val="20"/>
          <w:szCs w:val="20"/>
          <w:lang w:eastAsia="nl-NL"/>
        </w:rPr>
      </w:pPr>
    </w:p>
    <w:p w14:paraId="6862F04E" w14:textId="67E2B934" w:rsidR="0049425B" w:rsidRPr="005F67C3" w:rsidRDefault="00281420" w:rsidP="0049425B">
      <w:pPr>
        <w:pStyle w:val="Geenafstand"/>
        <w:rPr>
          <w:rFonts w:ascii="Cambria" w:eastAsia="Times New Roman" w:hAnsi="Cambria"/>
          <w:b/>
          <w:bCs/>
          <w:sz w:val="20"/>
          <w:szCs w:val="20"/>
        </w:rPr>
      </w:pPr>
      <w:r w:rsidRPr="005F67C3">
        <w:rPr>
          <w:rFonts w:ascii="Cambria" w:eastAsia="Times New Roman" w:hAnsi="Cambria"/>
          <w:b/>
          <w:bCs/>
          <w:sz w:val="20"/>
          <w:szCs w:val="20"/>
        </w:rPr>
        <w:t>Tips, benodigde tijd</w:t>
      </w:r>
    </w:p>
    <w:p w14:paraId="0884E2BA" w14:textId="1AEC0EBF" w:rsidR="0049425B" w:rsidRDefault="0049425B" w:rsidP="005F67C3">
      <w:pPr>
        <w:pStyle w:val="Geenafstand"/>
        <w:rPr>
          <w:rFonts w:ascii="Cambria" w:eastAsia="Times New Roman" w:hAnsi="Cambria"/>
          <w:sz w:val="20"/>
          <w:szCs w:val="20"/>
        </w:rPr>
      </w:pPr>
      <w:r w:rsidRPr="005F67C3">
        <w:rPr>
          <w:rFonts w:ascii="Cambria" w:eastAsia="Times New Roman" w:hAnsi="Cambria"/>
          <w:sz w:val="20"/>
          <w:szCs w:val="20"/>
        </w:rPr>
        <w:t xml:space="preserve">De persoon </w:t>
      </w:r>
      <w:r w:rsidR="005F67C3" w:rsidRPr="005F67C3">
        <w:rPr>
          <w:rFonts w:ascii="Cambria" w:eastAsia="Times New Roman" w:hAnsi="Cambria"/>
          <w:sz w:val="20"/>
          <w:szCs w:val="20"/>
        </w:rPr>
        <w:t xml:space="preserve">moet </w:t>
      </w:r>
      <w:r w:rsidRPr="005F67C3">
        <w:rPr>
          <w:rFonts w:ascii="Cambria" w:eastAsia="Times New Roman" w:hAnsi="Cambria"/>
          <w:sz w:val="20"/>
          <w:szCs w:val="20"/>
        </w:rPr>
        <w:t xml:space="preserve">zich durven openstellen voor een geleide zoektocht. Soms duurt het even voor </w:t>
      </w:r>
      <w:r w:rsidR="005F67C3" w:rsidRPr="005F67C3">
        <w:rPr>
          <w:rFonts w:ascii="Cambria" w:eastAsia="Times New Roman" w:hAnsi="Cambria"/>
          <w:sz w:val="20"/>
          <w:szCs w:val="20"/>
        </w:rPr>
        <w:t xml:space="preserve">de representaties herkenbaar worden. Dan helpt om ‘te doen alsof’ we de representaties zien. De ervaring leert dat er geen verschil is tussen iets ‘zien’ en ‘doen alsof’ je iets </w:t>
      </w:r>
      <w:commentRangeStart w:id="77"/>
      <w:r w:rsidR="005F67C3" w:rsidRPr="005F67C3">
        <w:rPr>
          <w:rFonts w:ascii="Cambria" w:eastAsia="Times New Roman" w:hAnsi="Cambria"/>
          <w:sz w:val="20"/>
          <w:szCs w:val="20"/>
        </w:rPr>
        <w:t>ziet</w:t>
      </w:r>
      <w:commentRangeEnd w:id="77"/>
      <w:r w:rsidR="00A06C3E">
        <w:rPr>
          <w:rStyle w:val="Verwijzingopmerking"/>
          <w:rFonts w:eastAsiaTheme="minorHAnsi"/>
          <w:lang w:eastAsia="en-US"/>
        </w:rPr>
        <w:commentReference w:id="77"/>
      </w:r>
      <w:r w:rsidR="005F67C3" w:rsidRPr="005F67C3">
        <w:rPr>
          <w:rFonts w:ascii="Cambria" w:eastAsia="Times New Roman" w:hAnsi="Cambria"/>
          <w:sz w:val="20"/>
          <w:szCs w:val="20"/>
        </w:rPr>
        <w:t>.</w:t>
      </w:r>
    </w:p>
    <w:p w14:paraId="4AD2FACB" w14:textId="77777777" w:rsidR="005F67C3" w:rsidRPr="00281420" w:rsidRDefault="005F67C3" w:rsidP="005F67C3">
      <w:pPr>
        <w:pStyle w:val="Geenafstand"/>
        <w:rPr>
          <w:rFonts w:ascii="Cambria" w:eastAsia="Times New Roman" w:hAnsi="Cambria"/>
          <w:sz w:val="20"/>
          <w:szCs w:val="20"/>
        </w:rPr>
      </w:pPr>
    </w:p>
    <w:p w14:paraId="4CE3E60E" w14:textId="4331F081" w:rsidR="00281420" w:rsidRPr="005F67C3" w:rsidRDefault="00281420" w:rsidP="0049425B">
      <w:pPr>
        <w:rPr>
          <w:rFonts w:ascii="Cambria" w:hAnsi="Cambria"/>
          <w:b/>
          <w:bCs/>
          <w:sz w:val="20"/>
          <w:szCs w:val="20"/>
        </w:rPr>
      </w:pPr>
      <w:r w:rsidRPr="005F67C3">
        <w:rPr>
          <w:rFonts w:ascii="Cambria" w:hAnsi="Cambria"/>
          <w:b/>
          <w:bCs/>
          <w:sz w:val="20"/>
          <w:szCs w:val="20"/>
        </w:rPr>
        <w:t>Literatuur</w:t>
      </w:r>
    </w:p>
    <w:p w14:paraId="6B0B1871" w14:textId="70C34EA9" w:rsidR="0049425B" w:rsidRPr="005F67C3" w:rsidRDefault="0049425B" w:rsidP="0049425B">
      <w:pPr>
        <w:pStyle w:val="Geenafstand"/>
        <w:rPr>
          <w:rFonts w:ascii="Cambria" w:hAnsi="Cambria"/>
          <w:sz w:val="20"/>
          <w:szCs w:val="20"/>
        </w:rPr>
      </w:pPr>
      <w:r w:rsidRPr="005F67C3">
        <w:rPr>
          <w:rFonts w:ascii="Cambria" w:hAnsi="Cambria"/>
          <w:sz w:val="20"/>
          <w:szCs w:val="20"/>
        </w:rPr>
        <w:t>Michel Foucault,</w:t>
      </w:r>
      <w:r w:rsidRPr="005F67C3">
        <w:rPr>
          <w:rStyle w:val="apple-converted-space"/>
          <w:rFonts w:ascii="Cambria" w:hAnsi="Cambria"/>
          <w:color w:val="000000"/>
          <w:sz w:val="20"/>
          <w:szCs w:val="20"/>
        </w:rPr>
        <w:t> </w:t>
      </w:r>
      <w:r w:rsidRPr="005F67C3">
        <w:rPr>
          <w:rStyle w:val="apple-converted-space"/>
          <w:rFonts w:ascii="Cambria" w:hAnsi="Cambria"/>
          <w:i/>
          <w:iCs/>
          <w:color w:val="000000"/>
          <w:sz w:val="20"/>
          <w:szCs w:val="20"/>
        </w:rPr>
        <w:t>De zorg voor zichzelf</w:t>
      </w:r>
      <w:r w:rsidR="005F67C3" w:rsidRPr="005F67C3">
        <w:rPr>
          <w:rStyle w:val="apple-converted-space"/>
          <w:rFonts w:ascii="Cambria" w:hAnsi="Cambria"/>
          <w:i/>
          <w:iCs/>
          <w:color w:val="000000"/>
          <w:sz w:val="20"/>
          <w:szCs w:val="20"/>
        </w:rPr>
        <w:t xml:space="preserve">. Geschiedenis van de seksualiteit 3. </w:t>
      </w:r>
      <w:r w:rsidRPr="005F67C3">
        <w:rPr>
          <w:rStyle w:val="apple-converted-space"/>
          <w:rFonts w:ascii="Cambria" w:hAnsi="Cambria"/>
          <w:color w:val="000000"/>
          <w:sz w:val="20"/>
          <w:szCs w:val="20"/>
        </w:rPr>
        <w:t xml:space="preserve"> </w:t>
      </w:r>
      <w:r w:rsidRPr="005F67C3">
        <w:rPr>
          <w:rFonts w:ascii="Cambria" w:hAnsi="Cambria"/>
          <w:sz w:val="20"/>
          <w:szCs w:val="20"/>
        </w:rPr>
        <w:t>Nijmegen, SUN, 1985</w:t>
      </w:r>
    </w:p>
    <w:p w14:paraId="5B38223E" w14:textId="43674C54" w:rsidR="00965E04" w:rsidRDefault="00965E04" w:rsidP="005F67C3">
      <w:pPr>
        <w:pStyle w:val="Voetnoottekst"/>
        <w:rPr>
          <w:sz w:val="20"/>
          <w:szCs w:val="20"/>
        </w:rPr>
      </w:pPr>
      <w:r w:rsidRPr="0090585C">
        <w:rPr>
          <w:sz w:val="20"/>
          <w:szCs w:val="20"/>
          <w:lang w:val="en-US"/>
        </w:rPr>
        <w:t xml:space="preserve">Charles Taylor, </w:t>
      </w:r>
      <w:r w:rsidRPr="00724245">
        <w:rPr>
          <w:i/>
          <w:iCs/>
          <w:sz w:val="20"/>
          <w:szCs w:val="20"/>
          <w:lang w:val="en-US"/>
        </w:rPr>
        <w:t>Sources of the Self</w:t>
      </w:r>
      <w:r w:rsidRPr="0090585C">
        <w:rPr>
          <w:sz w:val="20"/>
          <w:szCs w:val="20"/>
          <w:lang w:val="en-US"/>
        </w:rPr>
        <w:t xml:space="preserve">, Cambridge University Press. </w:t>
      </w:r>
      <w:r w:rsidRPr="008F552C">
        <w:rPr>
          <w:sz w:val="20"/>
          <w:szCs w:val="20"/>
        </w:rPr>
        <w:t>1994</w:t>
      </w:r>
    </w:p>
    <w:p w14:paraId="34F2A4BD" w14:textId="5A85D48E" w:rsidR="005F67C3" w:rsidRDefault="00965E04" w:rsidP="005F67C3">
      <w:pPr>
        <w:pStyle w:val="Voetnoottekst"/>
        <w:rPr>
          <w:sz w:val="20"/>
          <w:szCs w:val="20"/>
        </w:rPr>
      </w:pPr>
      <w:r w:rsidRPr="00B14405">
        <w:rPr>
          <w:sz w:val="20"/>
          <w:szCs w:val="20"/>
        </w:rPr>
        <w:t xml:space="preserve">Antonio Damasio, </w:t>
      </w:r>
      <w:r w:rsidRPr="00B14405">
        <w:rPr>
          <w:i/>
          <w:sz w:val="20"/>
          <w:szCs w:val="20"/>
        </w:rPr>
        <w:t>Het Zelf wordt zich bewust, Hersenen, bewustzijn, ik</w:t>
      </w:r>
      <w:r w:rsidRPr="00B14405">
        <w:rPr>
          <w:sz w:val="20"/>
          <w:szCs w:val="20"/>
        </w:rPr>
        <w:t>, Wereldbibliotheek, 2010</w:t>
      </w:r>
    </w:p>
    <w:p w14:paraId="3BEA837B" w14:textId="4D0E3421" w:rsidR="005F67C3" w:rsidRPr="00965E04" w:rsidRDefault="005F67C3" w:rsidP="005F67C3">
      <w:pPr>
        <w:pStyle w:val="Voetnoottekst"/>
        <w:rPr>
          <w:sz w:val="20"/>
          <w:szCs w:val="20"/>
          <w:lang w:val="en-US"/>
        </w:rPr>
      </w:pPr>
      <w:r w:rsidRPr="00965E04">
        <w:rPr>
          <w:sz w:val="20"/>
          <w:szCs w:val="20"/>
          <w:lang w:val="en-US"/>
        </w:rPr>
        <w:t xml:space="preserve">Lucas Derks, </w:t>
      </w:r>
      <w:r w:rsidRPr="00965E04">
        <w:rPr>
          <w:i/>
          <w:sz w:val="20"/>
          <w:szCs w:val="20"/>
          <w:lang w:val="en-US"/>
        </w:rPr>
        <w:t>Mental Space Psychology</w:t>
      </w:r>
      <w:r w:rsidRPr="00965E04">
        <w:rPr>
          <w:sz w:val="20"/>
          <w:szCs w:val="20"/>
          <w:lang w:val="en-US"/>
        </w:rPr>
        <w:t xml:space="preserve">, </w:t>
      </w:r>
      <w:proofErr w:type="spellStart"/>
      <w:r w:rsidRPr="00965E04">
        <w:rPr>
          <w:sz w:val="20"/>
          <w:szCs w:val="20"/>
          <w:lang w:val="en-US"/>
        </w:rPr>
        <w:t>Coppelear</w:t>
      </w:r>
      <w:proofErr w:type="spellEnd"/>
      <w:r w:rsidRPr="00965E04">
        <w:rPr>
          <w:sz w:val="20"/>
          <w:szCs w:val="20"/>
          <w:lang w:val="en-US"/>
        </w:rPr>
        <w:t xml:space="preserve"> </w:t>
      </w:r>
      <w:proofErr w:type="gramStart"/>
      <w:r w:rsidRPr="00965E04">
        <w:rPr>
          <w:sz w:val="20"/>
          <w:szCs w:val="20"/>
          <w:lang w:val="en-US"/>
        </w:rPr>
        <w:t>BV ,</w:t>
      </w:r>
      <w:proofErr w:type="gramEnd"/>
      <w:r w:rsidRPr="00965E04">
        <w:rPr>
          <w:sz w:val="20"/>
          <w:szCs w:val="20"/>
          <w:lang w:val="en-US"/>
        </w:rPr>
        <w:t xml:space="preserve"> Nijmegen. 2018</w:t>
      </w:r>
    </w:p>
    <w:p w14:paraId="6DE4512D" w14:textId="01740238" w:rsidR="0049425B" w:rsidRPr="006326F8" w:rsidRDefault="00965E04" w:rsidP="0049425B">
      <w:pPr>
        <w:rPr>
          <w:rFonts w:ascii="Cambria" w:hAnsi="Cambria"/>
          <w:sz w:val="20"/>
          <w:szCs w:val="20"/>
        </w:rPr>
      </w:pPr>
      <w:r>
        <w:rPr>
          <w:sz w:val="20"/>
          <w:szCs w:val="20"/>
          <w:lang w:val="en-US"/>
        </w:rPr>
        <w:t xml:space="preserve">Barbara </w:t>
      </w:r>
      <w:r w:rsidRPr="00B14405">
        <w:rPr>
          <w:sz w:val="20"/>
          <w:szCs w:val="20"/>
          <w:lang w:val="en-US"/>
        </w:rPr>
        <w:t xml:space="preserve">Tversky, </w:t>
      </w:r>
      <w:r w:rsidRPr="00B14405">
        <w:rPr>
          <w:i/>
          <w:sz w:val="20"/>
          <w:szCs w:val="20"/>
          <w:lang w:val="en-US"/>
        </w:rPr>
        <w:t>Visualizing Thought</w:t>
      </w:r>
      <w:r w:rsidRPr="00B14405">
        <w:rPr>
          <w:sz w:val="20"/>
          <w:szCs w:val="20"/>
          <w:lang w:val="en-US"/>
        </w:rPr>
        <w:t xml:space="preserve">, Topics in Cognitive Science, 3(3). </w:t>
      </w:r>
      <w:r w:rsidRPr="006326F8">
        <w:rPr>
          <w:sz w:val="20"/>
          <w:szCs w:val="20"/>
        </w:rPr>
        <w:t>2012.</w:t>
      </w:r>
    </w:p>
    <w:p w14:paraId="47402E26" w14:textId="6FA734FC" w:rsidR="00281420" w:rsidRPr="00965E04" w:rsidRDefault="00965E04" w:rsidP="0049425B">
      <w:pPr>
        <w:rPr>
          <w:rFonts w:ascii="Cambria" w:hAnsi="Cambria"/>
          <w:sz w:val="20"/>
          <w:szCs w:val="20"/>
        </w:rPr>
      </w:pPr>
      <w:r w:rsidRPr="00965E04">
        <w:rPr>
          <w:rFonts w:ascii="Cambria" w:hAnsi="Cambria"/>
          <w:sz w:val="20"/>
          <w:szCs w:val="20"/>
        </w:rPr>
        <w:t xml:space="preserve">Sjoerd Slagter, </w:t>
      </w:r>
      <w:r w:rsidRPr="00965E04">
        <w:rPr>
          <w:rFonts w:ascii="Cambria" w:hAnsi="Cambria"/>
          <w:i/>
          <w:iCs/>
          <w:sz w:val="20"/>
          <w:szCs w:val="20"/>
        </w:rPr>
        <w:t>Sleutelen aan jezelf loont</w:t>
      </w:r>
      <w:r>
        <w:rPr>
          <w:rFonts w:ascii="Cambria" w:hAnsi="Cambria"/>
          <w:sz w:val="20"/>
          <w:szCs w:val="20"/>
        </w:rPr>
        <w:t xml:space="preserve">, Filosofie Tijdschrift, </w:t>
      </w:r>
      <w:proofErr w:type="spellStart"/>
      <w:r>
        <w:rPr>
          <w:rFonts w:ascii="Cambria" w:hAnsi="Cambria"/>
          <w:sz w:val="20"/>
          <w:szCs w:val="20"/>
        </w:rPr>
        <w:t>Gompel&amp;Svacina</w:t>
      </w:r>
      <w:proofErr w:type="spellEnd"/>
      <w:r>
        <w:rPr>
          <w:rFonts w:ascii="Cambria" w:hAnsi="Cambria"/>
          <w:sz w:val="20"/>
          <w:szCs w:val="20"/>
        </w:rPr>
        <w:t xml:space="preserve">, februari 2020. </w:t>
      </w:r>
    </w:p>
    <w:p w14:paraId="37D591CB" w14:textId="213E7DF6" w:rsidR="00966CB9" w:rsidRDefault="00FA0016" w:rsidP="0049425B">
      <w:pPr>
        <w:rPr>
          <w:ins w:id="78" w:author="Sjoerd Slagter" w:date="2021-12-09T14:18:00Z"/>
          <w:rFonts w:ascii="Cambria" w:hAnsi="Cambria"/>
          <w:sz w:val="20"/>
          <w:szCs w:val="20"/>
        </w:rPr>
      </w:pPr>
    </w:p>
    <w:p w14:paraId="75731D0E" w14:textId="5C2EA85B" w:rsidR="00EC7146" w:rsidRDefault="00EC7146" w:rsidP="0049425B">
      <w:pPr>
        <w:rPr>
          <w:ins w:id="79" w:author="Sjoerd Slagter" w:date="2021-12-09T14:18:00Z"/>
          <w:rFonts w:ascii="Cambria" w:hAnsi="Cambria"/>
          <w:sz w:val="20"/>
          <w:szCs w:val="20"/>
        </w:rPr>
      </w:pPr>
    </w:p>
    <w:p w14:paraId="04FD9815" w14:textId="767BA611" w:rsidR="00EC7146" w:rsidRDefault="00EC7146" w:rsidP="0049425B">
      <w:pPr>
        <w:rPr>
          <w:ins w:id="80" w:author="Sjoerd Slagter" w:date="2021-12-09T14:20:00Z"/>
          <w:rFonts w:ascii="Cambria" w:hAnsi="Cambria"/>
          <w:sz w:val="20"/>
          <w:szCs w:val="20"/>
        </w:rPr>
      </w:pPr>
      <w:ins w:id="81" w:author="Sjoerd Slagter" w:date="2021-12-09T14:18:00Z">
        <w:r>
          <w:rPr>
            <w:rFonts w:ascii="Cambria" w:hAnsi="Cambria"/>
            <w:sz w:val="20"/>
            <w:szCs w:val="20"/>
          </w:rPr>
          <w:t xml:space="preserve">Als reactie op de opmerking van Jan Ewout </w:t>
        </w:r>
      </w:ins>
      <w:ins w:id="82" w:author="Sjoerd Slagter" w:date="2021-12-09T14:19:00Z">
        <w:r>
          <w:rPr>
            <w:rFonts w:ascii="Cambria" w:hAnsi="Cambria"/>
            <w:sz w:val="20"/>
            <w:szCs w:val="20"/>
          </w:rPr>
          <w:t>over het articuleren van hun beslissing</w:t>
        </w:r>
      </w:ins>
      <w:ins w:id="83" w:author="Sjoerd Slagter" w:date="2021-12-09T14:22:00Z">
        <w:r>
          <w:rPr>
            <w:rFonts w:ascii="Cambria" w:hAnsi="Cambria"/>
            <w:sz w:val="20"/>
            <w:szCs w:val="20"/>
          </w:rPr>
          <w:t xml:space="preserve">: </w:t>
        </w:r>
      </w:ins>
    </w:p>
    <w:p w14:paraId="08F7D4CE" w14:textId="77777777" w:rsidR="00EC7146" w:rsidRDefault="00EC7146" w:rsidP="0049425B">
      <w:pPr>
        <w:rPr>
          <w:ins w:id="84" w:author="Sjoerd Slagter" w:date="2021-12-09T14:22:00Z"/>
          <w:rFonts w:ascii="Cambria" w:hAnsi="Cambria"/>
          <w:sz w:val="20"/>
          <w:szCs w:val="20"/>
        </w:rPr>
      </w:pPr>
      <w:ins w:id="85" w:author="Sjoerd Slagter" w:date="2021-12-09T14:22:00Z">
        <w:r>
          <w:rPr>
            <w:rFonts w:ascii="Cambria" w:hAnsi="Cambria"/>
            <w:sz w:val="20"/>
            <w:szCs w:val="20"/>
          </w:rPr>
          <w:t xml:space="preserve">-  </w:t>
        </w:r>
      </w:ins>
      <w:ins w:id="86" w:author="Sjoerd Slagter" w:date="2021-12-09T14:21:00Z">
        <w:r>
          <w:rPr>
            <w:rFonts w:ascii="Cambria" w:hAnsi="Cambria"/>
            <w:sz w:val="20"/>
            <w:szCs w:val="20"/>
          </w:rPr>
          <w:t>De deelnemers komen</w:t>
        </w:r>
      </w:ins>
      <w:ins w:id="87" w:author="Sjoerd Slagter" w:date="2021-12-09T14:22:00Z">
        <w:r>
          <w:rPr>
            <w:rFonts w:ascii="Cambria" w:hAnsi="Cambria"/>
            <w:sz w:val="20"/>
            <w:szCs w:val="20"/>
          </w:rPr>
          <w:t xml:space="preserve"> </w:t>
        </w:r>
      </w:ins>
      <w:ins w:id="88" w:author="Sjoerd Slagter" w:date="2021-12-09T14:21:00Z">
        <w:r>
          <w:rPr>
            <w:rFonts w:ascii="Cambria" w:hAnsi="Cambria"/>
            <w:sz w:val="20"/>
            <w:szCs w:val="20"/>
          </w:rPr>
          <w:t>naar de cursus met hun doel, verlangen</w:t>
        </w:r>
      </w:ins>
      <w:ins w:id="89" w:author="Sjoerd Slagter" w:date="2021-12-09T14:22:00Z">
        <w:r>
          <w:rPr>
            <w:rFonts w:ascii="Cambria" w:hAnsi="Cambria"/>
            <w:sz w:val="20"/>
            <w:szCs w:val="20"/>
          </w:rPr>
          <w:t xml:space="preserve">, toekomst-stap; dat hebben ze opgeschreven. </w:t>
        </w:r>
      </w:ins>
    </w:p>
    <w:p w14:paraId="42A19D35" w14:textId="3BCFC6A8" w:rsidR="00EC7146" w:rsidRDefault="00EC7146" w:rsidP="0049425B">
      <w:pPr>
        <w:rPr>
          <w:ins w:id="90" w:author="Sjoerd Slagter" w:date="2021-12-09T14:24:00Z"/>
          <w:rFonts w:ascii="Cambria" w:hAnsi="Cambria"/>
          <w:sz w:val="20"/>
          <w:szCs w:val="20"/>
        </w:rPr>
      </w:pPr>
      <w:ins w:id="91" w:author="Sjoerd Slagter" w:date="2021-12-09T14:23:00Z">
        <w:r>
          <w:rPr>
            <w:rFonts w:ascii="Cambria" w:hAnsi="Cambria"/>
            <w:sz w:val="20"/>
            <w:szCs w:val="20"/>
          </w:rPr>
          <w:t xml:space="preserve">- de oefening baseert zich </w:t>
        </w:r>
      </w:ins>
      <w:ins w:id="92" w:author="Sjoerd Slagter" w:date="2021-12-09T14:24:00Z">
        <w:r>
          <w:rPr>
            <w:rFonts w:ascii="Cambria" w:hAnsi="Cambria"/>
            <w:sz w:val="20"/>
            <w:szCs w:val="20"/>
          </w:rPr>
          <w:t>in de uitvoering met name op</w:t>
        </w:r>
      </w:ins>
      <w:ins w:id="93" w:author="Sjoerd Slagter" w:date="2021-12-09T14:23:00Z">
        <w:r>
          <w:rPr>
            <w:rFonts w:ascii="Cambria" w:hAnsi="Cambria"/>
            <w:sz w:val="20"/>
            <w:szCs w:val="20"/>
          </w:rPr>
          <w:t xml:space="preserve"> gevoelens die met keuze</w:t>
        </w:r>
      </w:ins>
      <w:ins w:id="94" w:author="Sjoerd Slagter" w:date="2021-12-09T14:24:00Z">
        <w:r>
          <w:rPr>
            <w:rFonts w:ascii="Cambria" w:hAnsi="Cambria"/>
            <w:sz w:val="20"/>
            <w:szCs w:val="20"/>
          </w:rPr>
          <w:t>s</w:t>
        </w:r>
      </w:ins>
      <w:ins w:id="95" w:author="Sjoerd Slagter" w:date="2021-12-09T14:23:00Z">
        <w:r>
          <w:rPr>
            <w:rFonts w:ascii="Cambria" w:hAnsi="Cambria"/>
            <w:sz w:val="20"/>
            <w:szCs w:val="20"/>
          </w:rPr>
          <w:t>/beslissing</w:t>
        </w:r>
      </w:ins>
      <w:ins w:id="96" w:author="Sjoerd Slagter" w:date="2021-12-09T14:24:00Z">
        <w:r>
          <w:rPr>
            <w:rFonts w:ascii="Cambria" w:hAnsi="Cambria"/>
            <w:sz w:val="20"/>
            <w:szCs w:val="20"/>
          </w:rPr>
          <w:t>en</w:t>
        </w:r>
      </w:ins>
      <w:ins w:id="97" w:author="Sjoerd Slagter" w:date="2021-12-09T14:23:00Z">
        <w:r>
          <w:rPr>
            <w:rFonts w:ascii="Cambria" w:hAnsi="Cambria"/>
            <w:sz w:val="20"/>
            <w:szCs w:val="20"/>
          </w:rPr>
          <w:t xml:space="preserve"> samenhangen, </w:t>
        </w:r>
      </w:ins>
      <w:ins w:id="98" w:author="Sjoerd Slagter" w:date="2021-12-09T14:24:00Z">
        <w:r>
          <w:rPr>
            <w:rFonts w:ascii="Cambria" w:hAnsi="Cambria"/>
            <w:sz w:val="20"/>
            <w:szCs w:val="20"/>
          </w:rPr>
          <w:t>meer dan op verwoording.</w:t>
        </w:r>
      </w:ins>
    </w:p>
    <w:p w14:paraId="2D04E68F" w14:textId="445A51E7" w:rsidR="00EC7146" w:rsidRDefault="00EC7146" w:rsidP="0049425B">
      <w:pPr>
        <w:rPr>
          <w:ins w:id="99" w:author="Sjoerd Slagter" w:date="2021-12-09T14:27:00Z"/>
          <w:rFonts w:ascii="Cambria" w:hAnsi="Cambria"/>
          <w:sz w:val="20"/>
          <w:szCs w:val="20"/>
        </w:rPr>
      </w:pPr>
      <w:ins w:id="100" w:author="Sjoerd Slagter" w:date="2021-12-09T14:24:00Z">
        <w:r>
          <w:rPr>
            <w:rFonts w:ascii="Cambria" w:hAnsi="Cambria"/>
            <w:sz w:val="20"/>
            <w:szCs w:val="20"/>
          </w:rPr>
          <w:t>- Na de oefening vindt een uitg</w:t>
        </w:r>
      </w:ins>
      <w:ins w:id="101" w:author="Sjoerd Slagter" w:date="2021-12-09T14:25:00Z">
        <w:r>
          <w:rPr>
            <w:rFonts w:ascii="Cambria" w:hAnsi="Cambria"/>
            <w:sz w:val="20"/>
            <w:szCs w:val="20"/>
          </w:rPr>
          <w:t>ebreide terugblik plaats. Vaak moet je de deelnemers helpen om hun ervaringen en beelden te interpreteren.</w:t>
        </w:r>
      </w:ins>
      <w:ins w:id="102" w:author="Sjoerd Slagter" w:date="2021-12-09T14:26:00Z">
        <w:r>
          <w:rPr>
            <w:rFonts w:ascii="Cambria" w:hAnsi="Cambria"/>
            <w:sz w:val="20"/>
            <w:szCs w:val="20"/>
          </w:rPr>
          <w:t xml:space="preserve"> </w:t>
        </w:r>
      </w:ins>
    </w:p>
    <w:p w14:paraId="5804EE1F" w14:textId="4232F12B" w:rsidR="0074422F" w:rsidRPr="00965E04" w:rsidRDefault="0074422F" w:rsidP="0049425B">
      <w:pPr>
        <w:rPr>
          <w:rFonts w:ascii="Cambria" w:hAnsi="Cambria"/>
          <w:sz w:val="20"/>
          <w:szCs w:val="20"/>
        </w:rPr>
      </w:pPr>
      <w:ins w:id="103" w:author="Sjoerd Slagter" w:date="2021-12-09T14:27:00Z">
        <w:r>
          <w:rPr>
            <w:rFonts w:ascii="Cambria" w:hAnsi="Cambria"/>
            <w:sz w:val="20"/>
            <w:szCs w:val="20"/>
          </w:rPr>
          <w:t xml:space="preserve">- De oefening duurt zo’n 10 – 15 minuten. </w:t>
        </w:r>
      </w:ins>
    </w:p>
    <w:sectPr w:rsidR="0074422F" w:rsidRPr="00965E04" w:rsidSect="006E077E">
      <w:pgSz w:w="11905" w:h="16837"/>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os Kessels" w:date="2021-12-03T14:43:00Z" w:initials="JK">
    <w:p w14:paraId="321DE310" w14:textId="3E226C92" w:rsidR="006326F8" w:rsidRDefault="006326F8">
      <w:pPr>
        <w:pStyle w:val="Tekstopmerking"/>
      </w:pPr>
      <w:r>
        <w:rPr>
          <w:rStyle w:val="Verwijzingopmerking"/>
        </w:rPr>
        <w:annotationRef/>
      </w:r>
      <w:r>
        <w:t>??</w:t>
      </w:r>
    </w:p>
  </w:comment>
  <w:comment w:id="15" w:author="Jan Ewout Ruiter" w:date="2021-11-26T15:14:00Z" w:initials="JER">
    <w:p w14:paraId="16113D24" w14:textId="77777777" w:rsidR="00A06C3E" w:rsidRDefault="00DF6282" w:rsidP="000F33A4">
      <w:pPr>
        <w:pStyle w:val="Tekstopmerking"/>
      </w:pPr>
      <w:r>
        <w:rPr>
          <w:rStyle w:val="Verwijzingopmerking"/>
        </w:rPr>
        <w:annotationRef/>
      </w:r>
      <w:r w:rsidR="00A06C3E">
        <w:t>Waar is de tekst van de voetnoot?</w:t>
      </w:r>
    </w:p>
  </w:comment>
  <w:comment w:id="29" w:author="Jos Kessels" w:date="2021-12-03T14:44:00Z" w:initials="JK">
    <w:p w14:paraId="0E9F6497" w14:textId="00072AD5" w:rsidR="008B1A9F" w:rsidRDefault="008B1A9F">
      <w:pPr>
        <w:pStyle w:val="Tekstopmerking"/>
      </w:pPr>
      <w:r>
        <w:rPr>
          <w:rStyle w:val="Verwijzingopmerking"/>
        </w:rPr>
        <w:annotationRef/>
      </w:r>
      <w:r w:rsidR="00806AED">
        <w:t>Het boek richt zich op begeleiders van oefeningen</w:t>
      </w:r>
      <w:r w:rsidR="004B221E">
        <w:t>. Moet je dan niet zeggen: Laat de deelnemers hun ogen sluiten. Vraag ze etc.</w:t>
      </w:r>
      <w:r w:rsidR="00342232">
        <w:t>?</w:t>
      </w:r>
    </w:p>
  </w:comment>
  <w:comment w:id="43" w:author="Jos Kessels" w:date="2021-12-03T14:46:00Z" w:initials="JK">
    <w:p w14:paraId="6AE5B358" w14:textId="71A5AFA4" w:rsidR="00F83048" w:rsidRDefault="00F83048">
      <w:pPr>
        <w:pStyle w:val="Tekstopmerking"/>
      </w:pPr>
      <w:r>
        <w:rPr>
          <w:rStyle w:val="Verwijzingopmerking"/>
        </w:rPr>
        <w:annotationRef/>
      </w:r>
      <w:r>
        <w:t>Moet je niet zeggen:</w:t>
      </w:r>
      <w:r w:rsidR="00FC3D18">
        <w:t xml:space="preserve"> e</w:t>
      </w:r>
      <w:r>
        <w:t>en persoon</w:t>
      </w:r>
      <w:r w:rsidR="00FC3D18">
        <w:t>?</w:t>
      </w:r>
    </w:p>
  </w:comment>
  <w:comment w:id="53" w:author="Jan Ewout Ruiter" w:date="2021-11-26T15:19:00Z" w:initials="JER">
    <w:p w14:paraId="38E66550" w14:textId="2E634C0C" w:rsidR="004F5108" w:rsidRDefault="004F5108" w:rsidP="00A06C3E">
      <w:pPr>
        <w:pStyle w:val="Tekstopmerking"/>
      </w:pPr>
      <w:r>
        <w:rPr>
          <w:rStyle w:val="Verwijzingopmerking"/>
        </w:rPr>
        <w:annotationRef/>
      </w:r>
      <w:r>
        <w:t xml:space="preserve">Hoe?  </w:t>
      </w:r>
    </w:p>
  </w:comment>
  <w:comment w:id="54" w:author="Jan Ewout Ruiter" w:date="2021-11-26T15:20:00Z" w:initials="JER">
    <w:p w14:paraId="7E71466E" w14:textId="77777777" w:rsidR="004F5108" w:rsidRDefault="004F5108" w:rsidP="003052E4">
      <w:pPr>
        <w:pStyle w:val="Tekstopmerking"/>
      </w:pPr>
      <w:r>
        <w:rPr>
          <w:rStyle w:val="Verwijzingopmerking"/>
        </w:rPr>
        <w:annotationRef/>
      </w:r>
      <w:r>
        <w:t>Wat zijn mijn kwalitatieve verschillen?</w:t>
      </w:r>
    </w:p>
  </w:comment>
  <w:comment w:id="75" w:author="Jan Ewout Ruiter" w:date="2021-11-26T15:23:00Z" w:initials="JER">
    <w:p w14:paraId="09BFF974" w14:textId="77777777" w:rsidR="00A06C3E" w:rsidRDefault="007B083F" w:rsidP="00E24415">
      <w:pPr>
        <w:pStyle w:val="Tekstopmerking"/>
      </w:pPr>
      <w:r>
        <w:rPr>
          <w:rStyle w:val="Verwijzingopmerking"/>
        </w:rPr>
        <w:annotationRef/>
      </w:r>
      <w:r w:rsidR="00A06C3E">
        <w:t xml:space="preserve">Ik zou stappen verwachten waarin ik A) de als aanleiding genoemde belangrijke beslissing articuleer, B) mijn waardering(en) en/of mijn morele identiteit verwoord en eventueel C) daarover in gesprek ga, als de oefening in een groep is uitgevoerd.    </w:t>
      </w:r>
    </w:p>
  </w:comment>
  <w:comment w:id="77" w:author="Jan Ewout Ruiter" w:date="2021-11-26T18:07:00Z" w:initials="JER">
    <w:p w14:paraId="794F7991" w14:textId="77777777" w:rsidR="00A06C3E" w:rsidRDefault="00A06C3E" w:rsidP="00D35EE6">
      <w:pPr>
        <w:pStyle w:val="Tekstopmerking"/>
      </w:pPr>
      <w:r>
        <w:rPr>
          <w:rStyle w:val="Verwijzingopmerking"/>
        </w:rPr>
        <w:annotationRef/>
      </w:r>
      <w:r>
        <w:t xml:space="preserve">Hoeveel tijd is er nodig?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21DE310" w15:done="0"/>
  <w15:commentEx w15:paraId="16113D24" w15:done="0"/>
  <w15:commentEx w15:paraId="0E9F6497" w15:done="0"/>
  <w15:commentEx w15:paraId="6AE5B358" w15:done="0"/>
  <w15:commentEx w15:paraId="38E66550" w15:done="0"/>
  <w15:commentEx w15:paraId="7E71466E" w15:done="0"/>
  <w15:commentEx w15:paraId="09BFF974" w15:done="0"/>
  <w15:commentEx w15:paraId="794F799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54AB81" w16cex:dateUtc="2021-12-03T13:43:00Z"/>
  <w16cex:commentExtensible w16cex:durableId="254B7847" w16cex:dateUtc="2021-11-26T14:14:00Z"/>
  <w16cex:commentExtensible w16cex:durableId="2554ABCC" w16cex:dateUtc="2021-12-03T13:44:00Z"/>
  <w16cex:commentExtensible w16cex:durableId="2554AC41" w16cex:dateUtc="2021-12-03T13:46:00Z"/>
  <w16cex:commentExtensible w16cex:durableId="254B798B" w16cex:dateUtc="2021-11-26T14:19:00Z"/>
  <w16cex:commentExtensible w16cex:durableId="254B79AE" w16cex:dateUtc="2021-11-26T14:20:00Z"/>
  <w16cex:commentExtensible w16cex:durableId="254B7A64" w16cex:dateUtc="2021-11-26T14:23:00Z"/>
  <w16cex:commentExtensible w16cex:durableId="254BA0EB" w16cex:dateUtc="2021-11-26T17: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21DE310" w16cid:durableId="2554AB81"/>
  <w16cid:commentId w16cid:paraId="16113D24" w16cid:durableId="254B7847"/>
  <w16cid:commentId w16cid:paraId="0E9F6497" w16cid:durableId="2554ABCC"/>
  <w16cid:commentId w16cid:paraId="6AE5B358" w16cid:durableId="2554AC41"/>
  <w16cid:commentId w16cid:paraId="38E66550" w16cid:durableId="254B798B"/>
  <w16cid:commentId w16cid:paraId="7E71466E" w16cid:durableId="254B79AE"/>
  <w16cid:commentId w16cid:paraId="09BFF974" w16cid:durableId="254B7A64"/>
  <w16cid:commentId w16cid:paraId="794F7991" w16cid:durableId="254BA0E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850252" w14:textId="77777777" w:rsidR="00FA0016" w:rsidRDefault="00FA0016" w:rsidP="00333A29">
      <w:r>
        <w:separator/>
      </w:r>
    </w:p>
  </w:endnote>
  <w:endnote w:type="continuationSeparator" w:id="0">
    <w:p w14:paraId="3C692CBC" w14:textId="77777777" w:rsidR="00FA0016" w:rsidRDefault="00FA0016" w:rsidP="00333A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F30AEE" w14:textId="77777777" w:rsidR="00FA0016" w:rsidRDefault="00FA0016" w:rsidP="00333A29">
      <w:r>
        <w:separator/>
      </w:r>
    </w:p>
  </w:footnote>
  <w:footnote w:type="continuationSeparator" w:id="0">
    <w:p w14:paraId="7E22A246" w14:textId="77777777" w:rsidR="00FA0016" w:rsidRDefault="00FA0016" w:rsidP="00333A29">
      <w:r>
        <w:continuationSeparator/>
      </w:r>
    </w:p>
  </w:footnote>
  <w:footnote w:id="1">
    <w:p w14:paraId="7D9993E5" w14:textId="3EA8D192" w:rsidR="003B76D0" w:rsidRPr="009F32D7" w:rsidDel="00EC7146" w:rsidRDefault="003B76D0" w:rsidP="003B76D0">
      <w:pPr>
        <w:pStyle w:val="Voetnoottekst"/>
        <w:rPr>
          <w:del w:id="17" w:author="Sjoerd Slagter" w:date="2021-12-09T14:06:00Z"/>
          <w:sz w:val="20"/>
          <w:szCs w:val="20"/>
          <w:lang w:val="en-US"/>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7749F9"/>
    <w:multiLevelType w:val="multilevel"/>
    <w:tmpl w:val="2BFCE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AA1603A"/>
    <w:multiLevelType w:val="hybridMultilevel"/>
    <w:tmpl w:val="76446A94"/>
    <w:lvl w:ilvl="0" w:tplc="4EAA6160">
      <w:start w:val="1"/>
      <w:numFmt w:val="decimal"/>
      <w:lvlText w:val="%1."/>
      <w:lvlJc w:val="left"/>
      <w:pPr>
        <w:ind w:left="720" w:hanging="360"/>
      </w:pPr>
      <w:rPr>
        <w:rFonts w:ascii="Cambria" w:eastAsia="Times New Roman" w:hAnsi="Cambria"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joerd Slagter">
    <w15:presenceInfo w15:providerId="Windows Live" w15:userId="2056a39700e06205"/>
  </w15:person>
  <w15:person w15:author="Jos Kessels">
    <w15:presenceInfo w15:providerId="AD" w15:userId="S::mail@joskessels.nl::7b905d4c-9369-441d-91ac-a65bc0286ba1"/>
  </w15:person>
  <w15:person w15:author="Jan Ewout Ruiter">
    <w15:presenceInfo w15:providerId="None" w15:userId="Jan Ewout Ruit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6"/>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420"/>
    <w:rsid w:val="00025E66"/>
    <w:rsid w:val="00082609"/>
    <w:rsid w:val="000A6E6D"/>
    <w:rsid w:val="0016110C"/>
    <w:rsid w:val="00203DD8"/>
    <w:rsid w:val="00281420"/>
    <w:rsid w:val="002F257C"/>
    <w:rsid w:val="00315B03"/>
    <w:rsid w:val="00333A29"/>
    <w:rsid w:val="00342232"/>
    <w:rsid w:val="0034787F"/>
    <w:rsid w:val="003B76D0"/>
    <w:rsid w:val="0049425B"/>
    <w:rsid w:val="004B221E"/>
    <w:rsid w:val="004F5108"/>
    <w:rsid w:val="00542B62"/>
    <w:rsid w:val="00555B03"/>
    <w:rsid w:val="005A09DB"/>
    <w:rsid w:val="005B0400"/>
    <w:rsid w:val="005F67C3"/>
    <w:rsid w:val="0061563F"/>
    <w:rsid w:val="006326F8"/>
    <w:rsid w:val="006A0FF8"/>
    <w:rsid w:val="006D7667"/>
    <w:rsid w:val="006E077E"/>
    <w:rsid w:val="0074422F"/>
    <w:rsid w:val="007B083F"/>
    <w:rsid w:val="007D54F5"/>
    <w:rsid w:val="00806AED"/>
    <w:rsid w:val="00855B9B"/>
    <w:rsid w:val="008B1A9F"/>
    <w:rsid w:val="009303AE"/>
    <w:rsid w:val="00965E04"/>
    <w:rsid w:val="009B33C7"/>
    <w:rsid w:val="00A06C3E"/>
    <w:rsid w:val="00A37676"/>
    <w:rsid w:val="00C42659"/>
    <w:rsid w:val="00C4406D"/>
    <w:rsid w:val="00DF6282"/>
    <w:rsid w:val="00EB43A4"/>
    <w:rsid w:val="00EC7146"/>
    <w:rsid w:val="00EE1DD9"/>
    <w:rsid w:val="00F11EF8"/>
    <w:rsid w:val="00F83048"/>
    <w:rsid w:val="00FA0016"/>
    <w:rsid w:val="00FA6C15"/>
    <w:rsid w:val="00FC3D1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1E012"/>
  <w15:chartTrackingRefBased/>
  <w15:docId w15:val="{400B839C-6DB4-5342-8325-382FD46F6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16110C"/>
  </w:style>
  <w:style w:type="paragraph" w:styleId="Kop2">
    <w:name w:val="heading 2"/>
    <w:basedOn w:val="Standaard"/>
    <w:next w:val="Standaard"/>
    <w:link w:val="Kop2Char"/>
    <w:uiPriority w:val="9"/>
    <w:unhideWhenUsed/>
    <w:qFormat/>
    <w:rsid w:val="00281420"/>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m-5597812340791587163msonospacing">
    <w:name w:val="m-5597812340791587163msonospacing"/>
    <w:basedOn w:val="Standaard"/>
    <w:rsid w:val="00281420"/>
    <w:pPr>
      <w:spacing w:before="100" w:beforeAutospacing="1" w:after="100" w:afterAutospacing="1"/>
    </w:pPr>
    <w:rPr>
      <w:rFonts w:ascii="Times New Roman" w:eastAsia="Times New Roman" w:hAnsi="Times New Roman" w:cs="Times New Roman"/>
      <w:lang w:eastAsia="nl-NL"/>
    </w:rPr>
  </w:style>
  <w:style w:type="character" w:customStyle="1" w:styleId="apple-converted-space">
    <w:name w:val="apple-converted-space"/>
    <w:basedOn w:val="Standaardalinea-lettertype"/>
    <w:rsid w:val="00281420"/>
  </w:style>
  <w:style w:type="character" w:styleId="Hyperlink">
    <w:name w:val="Hyperlink"/>
    <w:basedOn w:val="Standaardalinea-lettertype"/>
    <w:uiPriority w:val="99"/>
    <w:semiHidden/>
    <w:unhideWhenUsed/>
    <w:rsid w:val="00281420"/>
    <w:rPr>
      <w:color w:val="0000FF"/>
      <w:u w:val="single"/>
    </w:rPr>
  </w:style>
  <w:style w:type="character" w:customStyle="1" w:styleId="Kop2Char">
    <w:name w:val="Kop 2 Char"/>
    <w:basedOn w:val="Standaardalinea-lettertype"/>
    <w:link w:val="Kop2"/>
    <w:uiPriority w:val="9"/>
    <w:rsid w:val="00281420"/>
    <w:rPr>
      <w:rFonts w:asciiTheme="majorHAnsi" w:eastAsiaTheme="majorEastAsia" w:hAnsiTheme="majorHAnsi" w:cstheme="majorBidi"/>
      <w:color w:val="2F5496" w:themeColor="accent1" w:themeShade="BF"/>
      <w:sz w:val="26"/>
      <w:szCs w:val="26"/>
    </w:rPr>
  </w:style>
  <w:style w:type="paragraph" w:styleId="Voetnoottekst">
    <w:name w:val="footnote text"/>
    <w:basedOn w:val="Standaard"/>
    <w:link w:val="VoetnoottekstChar"/>
    <w:uiPriority w:val="99"/>
    <w:unhideWhenUsed/>
    <w:rsid w:val="00333A29"/>
    <w:rPr>
      <w:rFonts w:eastAsiaTheme="minorEastAsia"/>
      <w:lang w:eastAsia="nl-NL"/>
    </w:rPr>
  </w:style>
  <w:style w:type="character" w:customStyle="1" w:styleId="VoetnoottekstChar">
    <w:name w:val="Voetnoottekst Char"/>
    <w:basedOn w:val="Standaardalinea-lettertype"/>
    <w:link w:val="Voetnoottekst"/>
    <w:uiPriority w:val="99"/>
    <w:rsid w:val="00333A29"/>
    <w:rPr>
      <w:rFonts w:eastAsiaTheme="minorEastAsia"/>
      <w:lang w:eastAsia="nl-NL"/>
    </w:rPr>
  </w:style>
  <w:style w:type="character" w:styleId="Voetnootmarkering">
    <w:name w:val="footnote reference"/>
    <w:basedOn w:val="Standaardalinea-lettertype"/>
    <w:uiPriority w:val="99"/>
    <w:unhideWhenUsed/>
    <w:rsid w:val="00333A29"/>
    <w:rPr>
      <w:vertAlign w:val="superscript"/>
    </w:rPr>
  </w:style>
  <w:style w:type="paragraph" w:styleId="Geenafstand">
    <w:name w:val="No Spacing"/>
    <w:uiPriority w:val="1"/>
    <w:qFormat/>
    <w:rsid w:val="00333A29"/>
    <w:rPr>
      <w:rFonts w:eastAsiaTheme="minorEastAsia"/>
      <w:lang w:eastAsia="nl-NL"/>
    </w:rPr>
  </w:style>
  <w:style w:type="character" w:styleId="Nadruk">
    <w:name w:val="Emphasis"/>
    <w:basedOn w:val="Standaardalinea-lettertype"/>
    <w:uiPriority w:val="20"/>
    <w:qFormat/>
    <w:rsid w:val="00333A29"/>
    <w:rPr>
      <w:i/>
      <w:iCs/>
    </w:rPr>
  </w:style>
  <w:style w:type="paragraph" w:customStyle="1" w:styleId="Hoofdtekst">
    <w:name w:val="Hoofdtekst"/>
    <w:rsid w:val="005A09DB"/>
    <w:pPr>
      <w:pBdr>
        <w:top w:val="nil"/>
        <w:left w:val="nil"/>
        <w:bottom w:val="nil"/>
        <w:right w:val="nil"/>
        <w:between w:val="nil"/>
        <w:bar w:val="nil"/>
      </w:pBdr>
    </w:pPr>
    <w:rPr>
      <w:rFonts w:ascii="Helvetica" w:eastAsia="Arial Unicode MS" w:hAnsi="Helvetica" w:cs="Arial Unicode MS"/>
      <w:color w:val="000000"/>
      <w:sz w:val="22"/>
      <w:szCs w:val="22"/>
      <w:bdr w:val="nil"/>
      <w:lang w:eastAsia="nl-NL"/>
    </w:rPr>
  </w:style>
  <w:style w:type="paragraph" w:styleId="Lijstalinea">
    <w:name w:val="List Paragraph"/>
    <w:basedOn w:val="Standaard"/>
    <w:uiPriority w:val="34"/>
    <w:qFormat/>
    <w:rsid w:val="005A09DB"/>
    <w:pPr>
      <w:ind w:left="720"/>
      <w:contextualSpacing/>
    </w:pPr>
    <w:rPr>
      <w:rFonts w:eastAsiaTheme="minorEastAsia"/>
      <w:lang w:eastAsia="nl-NL"/>
    </w:rPr>
  </w:style>
  <w:style w:type="character" w:styleId="Verwijzingopmerking">
    <w:name w:val="annotation reference"/>
    <w:basedOn w:val="Standaardalinea-lettertype"/>
    <w:uiPriority w:val="99"/>
    <w:semiHidden/>
    <w:unhideWhenUsed/>
    <w:rsid w:val="00DF6282"/>
    <w:rPr>
      <w:sz w:val="16"/>
      <w:szCs w:val="16"/>
    </w:rPr>
  </w:style>
  <w:style w:type="paragraph" w:styleId="Tekstopmerking">
    <w:name w:val="annotation text"/>
    <w:basedOn w:val="Standaard"/>
    <w:link w:val="TekstopmerkingChar"/>
    <w:uiPriority w:val="99"/>
    <w:unhideWhenUsed/>
    <w:rsid w:val="00DF6282"/>
    <w:rPr>
      <w:sz w:val="20"/>
      <w:szCs w:val="20"/>
    </w:rPr>
  </w:style>
  <w:style w:type="character" w:customStyle="1" w:styleId="TekstopmerkingChar">
    <w:name w:val="Tekst opmerking Char"/>
    <w:basedOn w:val="Standaardalinea-lettertype"/>
    <w:link w:val="Tekstopmerking"/>
    <w:uiPriority w:val="99"/>
    <w:rsid w:val="00DF6282"/>
    <w:rPr>
      <w:sz w:val="20"/>
      <w:szCs w:val="20"/>
    </w:rPr>
  </w:style>
  <w:style w:type="paragraph" w:styleId="Onderwerpvanopmerking">
    <w:name w:val="annotation subject"/>
    <w:basedOn w:val="Tekstopmerking"/>
    <w:next w:val="Tekstopmerking"/>
    <w:link w:val="OnderwerpvanopmerkingChar"/>
    <w:uiPriority w:val="99"/>
    <w:semiHidden/>
    <w:unhideWhenUsed/>
    <w:rsid w:val="00DF6282"/>
    <w:rPr>
      <w:b/>
      <w:bCs/>
    </w:rPr>
  </w:style>
  <w:style w:type="character" w:customStyle="1" w:styleId="OnderwerpvanopmerkingChar">
    <w:name w:val="Onderwerp van opmerking Char"/>
    <w:basedOn w:val="TekstopmerkingChar"/>
    <w:link w:val="Onderwerpvanopmerking"/>
    <w:uiPriority w:val="99"/>
    <w:semiHidden/>
    <w:rsid w:val="00DF6282"/>
    <w:rPr>
      <w:b/>
      <w:bCs/>
      <w:sz w:val="20"/>
      <w:szCs w:val="20"/>
    </w:rPr>
  </w:style>
  <w:style w:type="paragraph" w:styleId="Revisie">
    <w:name w:val="Revision"/>
    <w:hidden/>
    <w:uiPriority w:val="99"/>
    <w:semiHidden/>
    <w:rsid w:val="00203D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938212">
      <w:bodyDiv w:val="1"/>
      <w:marLeft w:val="0"/>
      <w:marRight w:val="0"/>
      <w:marTop w:val="0"/>
      <w:marBottom w:val="0"/>
      <w:divBdr>
        <w:top w:val="none" w:sz="0" w:space="0" w:color="auto"/>
        <w:left w:val="none" w:sz="0" w:space="0" w:color="auto"/>
        <w:bottom w:val="none" w:sz="0" w:space="0" w:color="auto"/>
        <w:right w:val="none" w:sz="0" w:space="0" w:color="auto"/>
      </w:divBdr>
    </w:div>
    <w:div w:id="401753415">
      <w:bodyDiv w:val="1"/>
      <w:marLeft w:val="0"/>
      <w:marRight w:val="0"/>
      <w:marTop w:val="0"/>
      <w:marBottom w:val="0"/>
      <w:divBdr>
        <w:top w:val="none" w:sz="0" w:space="0" w:color="auto"/>
        <w:left w:val="none" w:sz="0" w:space="0" w:color="auto"/>
        <w:bottom w:val="none" w:sz="0" w:space="0" w:color="auto"/>
        <w:right w:val="none" w:sz="0" w:space="0" w:color="auto"/>
      </w:divBdr>
      <w:divsChild>
        <w:div w:id="1997101752">
          <w:marLeft w:val="0"/>
          <w:marRight w:val="0"/>
          <w:marTop w:val="0"/>
          <w:marBottom w:val="0"/>
          <w:divBdr>
            <w:top w:val="none" w:sz="0" w:space="0" w:color="auto"/>
            <w:left w:val="none" w:sz="0" w:space="0" w:color="auto"/>
            <w:bottom w:val="none" w:sz="0" w:space="0" w:color="auto"/>
            <w:right w:val="none" w:sz="0" w:space="0" w:color="auto"/>
          </w:divBdr>
        </w:div>
        <w:div w:id="1619294413">
          <w:marLeft w:val="0"/>
          <w:marRight w:val="0"/>
          <w:marTop w:val="0"/>
          <w:marBottom w:val="0"/>
          <w:divBdr>
            <w:top w:val="none" w:sz="0" w:space="0" w:color="auto"/>
            <w:left w:val="none" w:sz="0" w:space="0" w:color="auto"/>
            <w:bottom w:val="none" w:sz="0" w:space="0" w:color="auto"/>
            <w:right w:val="none" w:sz="0" w:space="0" w:color="auto"/>
          </w:divBdr>
        </w:div>
        <w:div w:id="1970672424">
          <w:marLeft w:val="0"/>
          <w:marRight w:val="0"/>
          <w:marTop w:val="0"/>
          <w:marBottom w:val="0"/>
          <w:divBdr>
            <w:top w:val="none" w:sz="0" w:space="0" w:color="auto"/>
            <w:left w:val="none" w:sz="0" w:space="0" w:color="auto"/>
            <w:bottom w:val="none" w:sz="0" w:space="0" w:color="auto"/>
            <w:right w:val="none" w:sz="0" w:space="0" w:color="auto"/>
          </w:divBdr>
        </w:div>
        <w:div w:id="1951930506">
          <w:marLeft w:val="0"/>
          <w:marRight w:val="0"/>
          <w:marTop w:val="0"/>
          <w:marBottom w:val="0"/>
          <w:divBdr>
            <w:top w:val="none" w:sz="0" w:space="0" w:color="auto"/>
            <w:left w:val="none" w:sz="0" w:space="0" w:color="auto"/>
            <w:bottom w:val="none" w:sz="0" w:space="0" w:color="auto"/>
            <w:right w:val="none" w:sz="0" w:space="0" w:color="auto"/>
          </w:divBdr>
        </w:div>
        <w:div w:id="1870070721">
          <w:marLeft w:val="0"/>
          <w:marRight w:val="0"/>
          <w:marTop w:val="0"/>
          <w:marBottom w:val="0"/>
          <w:divBdr>
            <w:top w:val="none" w:sz="0" w:space="0" w:color="auto"/>
            <w:left w:val="none" w:sz="0" w:space="0" w:color="auto"/>
            <w:bottom w:val="none" w:sz="0" w:space="0" w:color="auto"/>
            <w:right w:val="none" w:sz="0" w:space="0" w:color="auto"/>
          </w:divBdr>
        </w:div>
        <w:div w:id="394670207">
          <w:marLeft w:val="0"/>
          <w:marRight w:val="0"/>
          <w:marTop w:val="0"/>
          <w:marBottom w:val="0"/>
          <w:divBdr>
            <w:top w:val="none" w:sz="0" w:space="0" w:color="auto"/>
            <w:left w:val="none" w:sz="0" w:space="0" w:color="auto"/>
            <w:bottom w:val="none" w:sz="0" w:space="0" w:color="auto"/>
            <w:right w:val="none" w:sz="0" w:space="0" w:color="auto"/>
          </w:divBdr>
        </w:div>
        <w:div w:id="68234811">
          <w:marLeft w:val="0"/>
          <w:marRight w:val="0"/>
          <w:marTop w:val="0"/>
          <w:marBottom w:val="0"/>
          <w:divBdr>
            <w:top w:val="none" w:sz="0" w:space="0" w:color="auto"/>
            <w:left w:val="none" w:sz="0" w:space="0" w:color="auto"/>
            <w:bottom w:val="none" w:sz="0" w:space="0" w:color="auto"/>
            <w:right w:val="none" w:sz="0" w:space="0" w:color="auto"/>
          </w:divBdr>
        </w:div>
        <w:div w:id="895240597">
          <w:marLeft w:val="0"/>
          <w:marRight w:val="0"/>
          <w:marTop w:val="0"/>
          <w:marBottom w:val="0"/>
          <w:divBdr>
            <w:top w:val="none" w:sz="0" w:space="0" w:color="auto"/>
            <w:left w:val="none" w:sz="0" w:space="0" w:color="auto"/>
            <w:bottom w:val="none" w:sz="0" w:space="0" w:color="auto"/>
            <w:right w:val="none" w:sz="0" w:space="0" w:color="auto"/>
          </w:divBdr>
        </w:div>
        <w:div w:id="2018455102">
          <w:marLeft w:val="0"/>
          <w:marRight w:val="0"/>
          <w:marTop w:val="0"/>
          <w:marBottom w:val="0"/>
          <w:divBdr>
            <w:top w:val="none" w:sz="0" w:space="0" w:color="auto"/>
            <w:left w:val="none" w:sz="0" w:space="0" w:color="auto"/>
            <w:bottom w:val="none" w:sz="0" w:space="0" w:color="auto"/>
            <w:right w:val="none" w:sz="0" w:space="0" w:color="auto"/>
          </w:divBdr>
        </w:div>
        <w:div w:id="683945528">
          <w:marLeft w:val="0"/>
          <w:marRight w:val="0"/>
          <w:marTop w:val="0"/>
          <w:marBottom w:val="0"/>
          <w:divBdr>
            <w:top w:val="none" w:sz="0" w:space="0" w:color="auto"/>
            <w:left w:val="none" w:sz="0" w:space="0" w:color="auto"/>
            <w:bottom w:val="none" w:sz="0" w:space="0" w:color="auto"/>
            <w:right w:val="none" w:sz="0" w:space="0" w:color="auto"/>
          </w:divBdr>
        </w:div>
        <w:div w:id="541016938">
          <w:marLeft w:val="0"/>
          <w:marRight w:val="0"/>
          <w:marTop w:val="0"/>
          <w:marBottom w:val="0"/>
          <w:divBdr>
            <w:top w:val="none" w:sz="0" w:space="0" w:color="auto"/>
            <w:left w:val="none" w:sz="0" w:space="0" w:color="auto"/>
            <w:bottom w:val="none" w:sz="0" w:space="0" w:color="auto"/>
            <w:right w:val="none" w:sz="0" w:space="0" w:color="auto"/>
          </w:divBdr>
        </w:div>
        <w:div w:id="878588305">
          <w:marLeft w:val="0"/>
          <w:marRight w:val="0"/>
          <w:marTop w:val="0"/>
          <w:marBottom w:val="0"/>
          <w:divBdr>
            <w:top w:val="none" w:sz="0" w:space="0" w:color="auto"/>
            <w:left w:val="none" w:sz="0" w:space="0" w:color="auto"/>
            <w:bottom w:val="none" w:sz="0" w:space="0" w:color="auto"/>
            <w:right w:val="none" w:sz="0" w:space="0" w:color="auto"/>
          </w:divBdr>
          <w:divsChild>
            <w:div w:id="1640770010">
              <w:marLeft w:val="0"/>
              <w:marRight w:val="0"/>
              <w:marTop w:val="0"/>
              <w:marBottom w:val="0"/>
              <w:divBdr>
                <w:top w:val="none" w:sz="0" w:space="0" w:color="auto"/>
                <w:left w:val="none" w:sz="0" w:space="0" w:color="auto"/>
                <w:bottom w:val="none" w:sz="0" w:space="0" w:color="auto"/>
                <w:right w:val="none" w:sz="0" w:space="0" w:color="auto"/>
              </w:divBdr>
            </w:div>
            <w:div w:id="306714074">
              <w:marLeft w:val="0"/>
              <w:marRight w:val="0"/>
              <w:marTop w:val="0"/>
              <w:marBottom w:val="0"/>
              <w:divBdr>
                <w:top w:val="none" w:sz="0" w:space="0" w:color="auto"/>
                <w:left w:val="none" w:sz="0" w:space="0" w:color="auto"/>
                <w:bottom w:val="none" w:sz="0" w:space="0" w:color="auto"/>
                <w:right w:val="none" w:sz="0" w:space="0" w:color="auto"/>
              </w:divBdr>
            </w:div>
            <w:div w:id="1384862308">
              <w:marLeft w:val="0"/>
              <w:marRight w:val="0"/>
              <w:marTop w:val="0"/>
              <w:marBottom w:val="0"/>
              <w:divBdr>
                <w:top w:val="none" w:sz="0" w:space="0" w:color="auto"/>
                <w:left w:val="none" w:sz="0" w:space="0" w:color="auto"/>
                <w:bottom w:val="none" w:sz="0" w:space="0" w:color="auto"/>
                <w:right w:val="none" w:sz="0" w:space="0" w:color="auto"/>
              </w:divBdr>
            </w:div>
            <w:div w:id="1485925522">
              <w:marLeft w:val="0"/>
              <w:marRight w:val="0"/>
              <w:marTop w:val="0"/>
              <w:marBottom w:val="0"/>
              <w:divBdr>
                <w:top w:val="none" w:sz="0" w:space="0" w:color="auto"/>
                <w:left w:val="none" w:sz="0" w:space="0" w:color="auto"/>
                <w:bottom w:val="none" w:sz="0" w:space="0" w:color="auto"/>
                <w:right w:val="none" w:sz="0" w:space="0" w:color="auto"/>
              </w:divBdr>
            </w:div>
            <w:div w:id="1147287362">
              <w:marLeft w:val="0"/>
              <w:marRight w:val="0"/>
              <w:marTop w:val="0"/>
              <w:marBottom w:val="0"/>
              <w:divBdr>
                <w:top w:val="none" w:sz="0" w:space="0" w:color="auto"/>
                <w:left w:val="none" w:sz="0" w:space="0" w:color="auto"/>
                <w:bottom w:val="none" w:sz="0" w:space="0" w:color="auto"/>
                <w:right w:val="none" w:sz="0" w:space="0" w:color="auto"/>
              </w:divBdr>
            </w:div>
            <w:div w:id="130943111">
              <w:marLeft w:val="0"/>
              <w:marRight w:val="0"/>
              <w:marTop w:val="0"/>
              <w:marBottom w:val="0"/>
              <w:divBdr>
                <w:top w:val="none" w:sz="0" w:space="0" w:color="auto"/>
                <w:left w:val="none" w:sz="0" w:space="0" w:color="auto"/>
                <w:bottom w:val="none" w:sz="0" w:space="0" w:color="auto"/>
                <w:right w:val="none" w:sz="0" w:space="0" w:color="auto"/>
              </w:divBdr>
            </w:div>
            <w:div w:id="1034386140">
              <w:marLeft w:val="0"/>
              <w:marRight w:val="0"/>
              <w:marTop w:val="0"/>
              <w:marBottom w:val="0"/>
              <w:divBdr>
                <w:top w:val="none" w:sz="0" w:space="0" w:color="auto"/>
                <w:left w:val="none" w:sz="0" w:space="0" w:color="auto"/>
                <w:bottom w:val="none" w:sz="0" w:space="0" w:color="auto"/>
                <w:right w:val="none" w:sz="0" w:space="0" w:color="auto"/>
              </w:divBdr>
            </w:div>
            <w:div w:id="1925265210">
              <w:marLeft w:val="0"/>
              <w:marRight w:val="0"/>
              <w:marTop w:val="0"/>
              <w:marBottom w:val="0"/>
              <w:divBdr>
                <w:top w:val="none" w:sz="0" w:space="0" w:color="auto"/>
                <w:left w:val="none" w:sz="0" w:space="0" w:color="auto"/>
                <w:bottom w:val="none" w:sz="0" w:space="0" w:color="auto"/>
                <w:right w:val="none" w:sz="0" w:space="0" w:color="auto"/>
              </w:divBdr>
            </w:div>
            <w:div w:id="104826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C54DFA-F57D-4006-BD84-4B483CADA8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2</Pages>
  <Words>1263</Words>
  <Characters>6950</Characters>
  <Application>Microsoft Office Word</Application>
  <DocSecurity>0</DocSecurity>
  <Lines>57</Lines>
  <Paragraphs>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Sjoerd Slagter</dc:creator>
  <cp:keywords/>
  <dc:description/>
  <cp:lastModifiedBy>Sjoerd Slagter</cp:lastModifiedBy>
  <cp:revision>3</cp:revision>
  <dcterms:created xsi:type="dcterms:W3CDTF">2021-12-09T13:27:00Z</dcterms:created>
  <dcterms:modified xsi:type="dcterms:W3CDTF">2021-12-09T13:35:00Z</dcterms:modified>
</cp:coreProperties>
</file>